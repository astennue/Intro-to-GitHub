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sz w:val="24"/>
          <w:szCs w:val="24"/>
        </w:rPr>
      </w:pPr>
      <w:bookmarkStart w:colFirst="0" w:colLast="0" w:name="_heading=h.ngad7jagksle" w:id="0"/>
      <w:bookmarkEnd w:id="0"/>
      <w:r w:rsidDel="00000000" w:rsidR="00000000" w:rsidRPr="00000000">
        <w:rPr>
          <w:sz w:val="24"/>
          <w:szCs w:val="24"/>
          <w:rtl w:val="0"/>
        </w:rPr>
        <w:t xml:space="preserve">UNIVERSITY OF MAKATI</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b w:val="1"/>
          <w:bCs w:val="1"/>
          <w:sz w:val="24"/>
          <w:szCs w:val="24"/>
        </w:rPr>
      </w:pPr>
      <w:r w:rsidDel="00000000" w:rsidR="00000000" w:rsidRPr="00000000">
        <w:rPr>
          <w:b w:val="1"/>
          <w:bCs w:val="1"/>
          <w:sz w:val="24"/>
          <w:szCs w:val="24"/>
          <w:rtl w:val="0"/>
        </w:rPr>
        <w:t xml:space="preserve">DEVELOPMENT OF MATCHWISE: WEB-BASED RECRUITMENT PLATFORM FOR FIL INTERNATIONAL RECRUITMENT AGENCY WITH APPLICANT TRACKING AND SBERT-BASED CANDIDATE-JOB MATCHING</w:t>
      </w:r>
    </w:p>
    <w:p w:rsidR="00000000" w:rsidDel="00000000" w:rsidP="00000000" w:rsidRDefault="00000000" w:rsidRPr="00000000" w14:paraId="00000004">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spacing w:line="240" w:lineRule="auto"/>
        <w:jc w:val="center"/>
        <w:rPr/>
      </w:pPr>
      <w:r w:rsidDel="00000000" w:rsidR="00000000" w:rsidRPr="00000000">
        <w:rPr>
          <w:rtl w:val="0"/>
        </w:rPr>
        <w:t xml:space="preserve">A thesis submitted to the faculty of the College of Computing</w:t>
      </w:r>
    </w:p>
    <w:p w:rsidR="00000000" w:rsidDel="00000000" w:rsidP="00000000" w:rsidRDefault="00000000" w:rsidRPr="00000000" w14:paraId="0000000A">
      <w:pPr>
        <w:spacing w:line="240" w:lineRule="auto"/>
        <w:jc w:val="center"/>
        <w:rPr/>
      </w:pPr>
      <w:r w:rsidDel="00000000" w:rsidR="00000000" w:rsidRPr="00000000">
        <w:rPr>
          <w:rtl w:val="0"/>
        </w:rPr>
        <w:t xml:space="preserve">and Information Sciences in candidacy for the Degree of</w:t>
      </w:r>
    </w:p>
    <w:p w:rsidR="00000000" w:rsidDel="00000000" w:rsidP="00000000" w:rsidRDefault="00000000" w:rsidRPr="00000000" w14:paraId="0000000B">
      <w:pPr>
        <w:spacing w:line="240" w:lineRule="auto"/>
        <w:jc w:val="center"/>
        <w:rPr/>
      </w:pPr>
      <w:r w:rsidDel="00000000" w:rsidR="00000000" w:rsidRPr="00000000">
        <w:rPr>
          <w:rtl w:val="0"/>
        </w:rPr>
        <w:t xml:space="preserve">Bachelor of Science in Computer Science</w:t>
      </w:r>
    </w:p>
    <w:p w:rsidR="00000000" w:rsidDel="00000000" w:rsidP="00000000" w:rsidRDefault="00000000" w:rsidRPr="00000000" w14:paraId="0000000C">
      <w:pPr>
        <w:spacing w:line="240" w:lineRule="auto"/>
        <w:jc w:val="center"/>
        <w:rPr/>
      </w:pPr>
      <w:r w:rsidDel="00000000" w:rsidR="00000000" w:rsidRPr="00000000">
        <w:rPr>
          <w:rtl w:val="0"/>
        </w:rPr>
        <w:t xml:space="preserve">(Application Development Elective Track)</w:t>
      </w:r>
    </w:p>
    <w:p w:rsidR="00000000" w:rsidDel="00000000" w:rsidP="00000000" w:rsidRDefault="00000000" w:rsidRPr="00000000" w14:paraId="0000000D">
      <w:pPr>
        <w:spacing w:line="480" w:lineRule="auto"/>
        <w:jc w:val="center"/>
        <w:rPr>
          <w:sz w:val="24"/>
          <w:szCs w:val="24"/>
        </w:rPr>
      </w:pPr>
      <w:r w:rsidDel="00000000" w:rsidR="00000000" w:rsidRPr="00000000">
        <w:rPr>
          <w:rtl w:val="0"/>
        </w:rPr>
      </w:r>
    </w:p>
    <w:p w:rsidR="00000000" w:rsidDel="00000000" w:rsidP="00000000" w:rsidRDefault="00000000" w:rsidRPr="00000000" w14:paraId="0000000E">
      <w:pPr>
        <w:spacing w:line="480" w:lineRule="auto"/>
        <w:jc w:val="center"/>
        <w:rPr>
          <w:sz w:val="24"/>
          <w:szCs w:val="24"/>
        </w:rPr>
      </w:pPr>
      <w:r w:rsidDel="00000000" w:rsidR="00000000" w:rsidRPr="00000000">
        <w:rPr>
          <w:sz w:val="24"/>
          <w:szCs w:val="24"/>
          <w:rtl w:val="0"/>
        </w:rPr>
        <w:t xml:space="preserve">DEPARTMENT OF COMPUTER SCIENCE</w:t>
      </w:r>
    </w:p>
    <w:p w:rsidR="00000000" w:rsidDel="00000000" w:rsidP="00000000" w:rsidRDefault="00000000" w:rsidRPr="00000000" w14:paraId="0000000F">
      <w:pPr>
        <w:spacing w:line="480" w:lineRule="auto"/>
        <w:jc w:val="center"/>
        <w:rPr>
          <w:sz w:val="24"/>
          <w:szCs w:val="24"/>
        </w:rPr>
      </w:pPr>
      <w:r w:rsidDel="00000000" w:rsidR="00000000" w:rsidRPr="00000000">
        <w:rPr>
          <w:rtl w:val="0"/>
        </w:rPr>
      </w:r>
    </w:p>
    <w:p w:rsidR="00000000" w:rsidDel="00000000" w:rsidP="00000000" w:rsidRDefault="00000000" w:rsidRPr="00000000" w14:paraId="00000010">
      <w:pPr>
        <w:spacing w:line="480" w:lineRule="auto"/>
        <w:jc w:val="center"/>
        <w:rPr>
          <w:sz w:val="24"/>
          <w:szCs w:val="24"/>
        </w:rPr>
      </w:pPr>
      <w:r w:rsidDel="00000000" w:rsidR="00000000" w:rsidRPr="00000000">
        <w:rPr>
          <w:sz w:val="24"/>
          <w:szCs w:val="24"/>
          <w:rtl w:val="0"/>
        </w:rPr>
        <w:t xml:space="preserve">BY</w:t>
      </w:r>
    </w:p>
    <w:p w:rsidR="00000000" w:rsidDel="00000000" w:rsidP="00000000" w:rsidRDefault="00000000" w:rsidRPr="00000000" w14:paraId="00000011">
      <w:pPr>
        <w:spacing w:line="240" w:lineRule="auto"/>
        <w:jc w:val="center"/>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JOHN VENEDICK S. HERMOSO</w:t>
      </w:r>
    </w:p>
    <w:p w:rsidR="00000000" w:rsidDel="00000000" w:rsidP="00000000" w:rsidRDefault="00000000" w:rsidRPr="00000000" w14:paraId="00000012">
      <w:pPr>
        <w:spacing w:line="240" w:lineRule="auto"/>
        <w:jc w:val="center"/>
        <w:rPr>
          <w:b w:val="1"/>
          <w:bCs w:val="1"/>
          <w:sz w:val="24"/>
          <w:szCs w:val="24"/>
        </w:rPr>
      </w:pPr>
      <w:r w:rsidDel="00000000" w:rsidR="00000000" w:rsidRPr="00000000">
        <w:rPr>
          <w:b w:val="1"/>
          <w:bCs w:val="1"/>
          <w:sz w:val="24"/>
          <w:szCs w:val="24"/>
          <w:rtl w:val="0"/>
        </w:rPr>
        <w:t xml:space="preserve">REINER NUEVAS</w:t>
      </w:r>
    </w:p>
    <w:p w:rsidR="00000000" w:rsidDel="00000000" w:rsidP="00000000" w:rsidRDefault="00000000" w:rsidRPr="00000000" w14:paraId="00000013">
      <w:pPr>
        <w:spacing w:line="240" w:lineRule="auto"/>
        <w:jc w:val="center"/>
        <w:rPr>
          <w:b w:val="1"/>
          <w:bCs w:val="1"/>
          <w:sz w:val="24"/>
          <w:szCs w:val="24"/>
        </w:rPr>
      </w:pPr>
      <w:r w:rsidDel="00000000" w:rsidR="00000000" w:rsidRPr="00000000">
        <w:rPr>
          <w:b w:val="1"/>
          <w:bCs w:val="1"/>
          <w:sz w:val="24"/>
          <w:szCs w:val="24"/>
          <w:rtl w:val="0"/>
        </w:rPr>
        <w:t xml:space="preserve">MARICAR LAUREN V. ORENSE</w:t>
      </w:r>
    </w:p>
    <w:p w:rsidR="00000000" w:rsidDel="00000000" w:rsidP="00000000" w:rsidRDefault="00000000" w:rsidRPr="00000000" w14:paraId="00000014">
      <w:pPr>
        <w:spacing w:line="240" w:lineRule="auto"/>
        <w:jc w:val="center"/>
        <w:rPr>
          <w:b w:val="1"/>
          <w:bCs w:val="1"/>
          <w:sz w:val="24"/>
          <w:szCs w:val="24"/>
        </w:rPr>
      </w:pPr>
      <w:r w:rsidDel="00000000" w:rsidR="00000000" w:rsidRPr="00000000">
        <w:rPr>
          <w:b w:val="1"/>
          <w:bCs w:val="1"/>
          <w:sz w:val="24"/>
          <w:szCs w:val="24"/>
          <w:rtl w:val="0"/>
        </w:rPr>
        <w:t xml:space="preserve">MICAELLA NIL R. SANTIAGO</w:t>
      </w:r>
    </w:p>
    <w:p w:rsidR="00000000" w:rsidDel="00000000" w:rsidP="00000000" w:rsidRDefault="00000000" w:rsidRPr="00000000" w14:paraId="00000015">
      <w:pPr>
        <w:spacing w:line="480" w:lineRule="auto"/>
        <w:rPr>
          <w:sz w:val="24"/>
          <w:szCs w:val="24"/>
        </w:rPr>
      </w:pPr>
      <w:r w:rsidDel="00000000" w:rsidR="00000000" w:rsidRPr="00000000">
        <w:rPr>
          <w:rtl w:val="0"/>
        </w:rPr>
      </w:r>
    </w:p>
    <w:p w:rsidR="00000000" w:rsidDel="00000000" w:rsidP="00000000" w:rsidRDefault="00000000" w:rsidRPr="00000000" w14:paraId="00000016">
      <w:pPr>
        <w:spacing w:line="480" w:lineRule="auto"/>
        <w:rPr>
          <w:sz w:val="24"/>
          <w:szCs w:val="24"/>
        </w:rPr>
      </w:pPr>
      <w:r w:rsidDel="00000000" w:rsidR="00000000" w:rsidRPr="00000000">
        <w:rPr>
          <w:rtl w:val="0"/>
        </w:rPr>
      </w:r>
    </w:p>
    <w:p w:rsidR="00000000" w:rsidDel="00000000" w:rsidP="00000000" w:rsidRDefault="00000000" w:rsidRPr="00000000" w14:paraId="00000017">
      <w:pPr>
        <w:spacing w:line="480" w:lineRule="auto"/>
        <w:rPr>
          <w:sz w:val="24"/>
          <w:szCs w:val="24"/>
        </w:rPr>
      </w:pPr>
      <w:r w:rsidDel="00000000" w:rsidR="00000000" w:rsidRPr="00000000">
        <w:rPr>
          <w:rtl w:val="0"/>
        </w:rPr>
      </w:r>
    </w:p>
    <w:p w:rsidR="00000000" w:rsidDel="00000000" w:rsidP="00000000" w:rsidRDefault="00000000" w:rsidRPr="00000000" w14:paraId="00000018">
      <w:pPr>
        <w:spacing w:line="240" w:lineRule="auto"/>
        <w:jc w:val="center"/>
        <w:rPr>
          <w:sz w:val="24"/>
          <w:szCs w:val="24"/>
        </w:rPr>
      </w:pPr>
      <w:r w:rsidDel="00000000" w:rsidR="00000000" w:rsidRPr="00000000">
        <w:rPr>
          <w:sz w:val="24"/>
          <w:szCs w:val="24"/>
          <w:rtl w:val="0"/>
        </w:rPr>
        <w:t xml:space="preserve">In Partial Fulfillment</w:t>
      </w:r>
    </w:p>
    <w:p w:rsidR="00000000" w:rsidDel="00000000" w:rsidP="00000000" w:rsidRDefault="00000000" w:rsidRPr="00000000" w14:paraId="00000019">
      <w:pPr>
        <w:spacing w:line="240" w:lineRule="auto"/>
        <w:jc w:val="center"/>
        <w:rPr>
          <w:sz w:val="24"/>
          <w:szCs w:val="24"/>
        </w:rPr>
      </w:pPr>
      <w:r w:rsidDel="00000000" w:rsidR="00000000" w:rsidRPr="00000000">
        <w:rPr>
          <w:sz w:val="24"/>
          <w:szCs w:val="24"/>
          <w:rtl w:val="0"/>
        </w:rPr>
        <w:t xml:space="preserve">of the Requirements for the Degree</w:t>
      </w:r>
    </w:p>
    <w:p w:rsidR="00000000" w:rsidDel="00000000" w:rsidP="00000000" w:rsidRDefault="00000000" w:rsidRPr="00000000" w14:paraId="0000001A">
      <w:pPr>
        <w:spacing w:line="240" w:lineRule="auto"/>
        <w:jc w:val="center"/>
        <w:rPr>
          <w:sz w:val="24"/>
          <w:szCs w:val="24"/>
        </w:rPr>
      </w:pPr>
      <w:r w:rsidDel="00000000" w:rsidR="00000000" w:rsidRPr="00000000">
        <w:rPr>
          <w:sz w:val="24"/>
          <w:szCs w:val="24"/>
          <w:rtl w:val="0"/>
        </w:rPr>
        <w:t xml:space="preserve">BACHELOR OF SCIENCE IN COMPUTER SCIENCE</w:t>
      </w:r>
    </w:p>
    <w:p w:rsidR="00000000" w:rsidDel="00000000" w:rsidP="00000000" w:rsidRDefault="00000000" w:rsidRPr="00000000" w14:paraId="0000001B">
      <w:pPr>
        <w:spacing w:line="480" w:lineRule="auto"/>
        <w:jc w:val="center"/>
        <w:rPr>
          <w:sz w:val="24"/>
          <w:szCs w:val="24"/>
        </w:rPr>
      </w:pPr>
      <w:r w:rsidDel="00000000" w:rsidR="00000000" w:rsidRPr="00000000">
        <w:rPr>
          <w:rtl w:val="0"/>
        </w:rPr>
      </w:r>
    </w:p>
    <w:p w:rsidR="00000000" w:rsidDel="00000000" w:rsidP="00000000" w:rsidRDefault="00000000" w:rsidRPr="00000000" w14:paraId="0000001C">
      <w:pPr>
        <w:widowControl w:val="0"/>
        <w:spacing w:line="360" w:lineRule="auto"/>
        <w:rPr>
          <w:sz w:val="24"/>
          <w:szCs w:val="24"/>
        </w:rPr>
      </w:pPr>
      <w:r w:rsidDel="00000000" w:rsidR="00000000" w:rsidRPr="00000000">
        <w:rPr>
          <w:rtl w:val="0"/>
        </w:rPr>
      </w:r>
    </w:p>
    <w:p w:rsidR="00000000" w:rsidDel="00000000" w:rsidP="00000000" w:rsidRDefault="00000000" w:rsidRPr="00000000" w14:paraId="0000001D">
      <w:pPr>
        <w:widowControl w:val="0"/>
        <w:spacing w:line="360" w:lineRule="auto"/>
        <w:rPr>
          <w:sz w:val="24"/>
          <w:szCs w:val="24"/>
        </w:rPr>
      </w:pPr>
      <w:r w:rsidDel="00000000" w:rsidR="00000000" w:rsidRPr="00000000">
        <w:rPr>
          <w:rtl w:val="0"/>
        </w:rPr>
      </w:r>
    </w:p>
    <w:p w:rsidR="00000000" w:rsidDel="00000000" w:rsidP="00000000" w:rsidRDefault="00000000" w:rsidRPr="00000000" w14:paraId="0000001E">
      <w:pPr>
        <w:widowControl w:val="0"/>
        <w:spacing w:line="360" w:lineRule="auto"/>
        <w:rPr>
          <w:sz w:val="24"/>
          <w:szCs w:val="24"/>
        </w:rPr>
      </w:pPr>
      <w:r w:rsidDel="00000000" w:rsidR="00000000" w:rsidRPr="00000000">
        <w:rPr>
          <w:rtl w:val="0"/>
        </w:rPr>
      </w:r>
    </w:p>
    <w:p w:rsidR="00000000" w:rsidDel="00000000" w:rsidP="00000000" w:rsidRDefault="00000000" w:rsidRPr="00000000" w14:paraId="0000001F">
      <w:pPr>
        <w:widowControl w:val="0"/>
        <w:spacing w:line="480" w:lineRule="auto"/>
        <w:ind w:left="720" w:firstLine="0"/>
        <w:jc w:val="center"/>
        <w:rPr>
          <w:b w:val="1"/>
          <w:bCs w:val="1"/>
          <w:sz w:val="24"/>
          <w:szCs w:val="24"/>
        </w:rPr>
      </w:pPr>
      <w:r w:rsidDel="00000000" w:rsidR="00000000" w:rsidRPr="00000000">
        <w:rPr>
          <w:b w:val="1"/>
          <w:bCs w:val="1"/>
          <w:sz w:val="24"/>
          <w:szCs w:val="24"/>
          <w:rtl w:val="0"/>
        </w:rPr>
        <w:t xml:space="preserve">CHAPTER I</w:t>
      </w:r>
    </w:p>
    <w:p w:rsidR="00000000" w:rsidDel="00000000" w:rsidP="00000000" w:rsidRDefault="00000000" w:rsidRPr="00000000" w14:paraId="00000020">
      <w:pPr>
        <w:widowControl w:val="0"/>
        <w:spacing w:line="480" w:lineRule="auto"/>
        <w:ind w:left="720" w:firstLine="0"/>
        <w:jc w:val="center"/>
        <w:rPr>
          <w:b w:val="1"/>
          <w:bCs w:val="1"/>
          <w:sz w:val="24"/>
          <w:szCs w:val="24"/>
        </w:rPr>
      </w:pPr>
      <w:r w:rsidDel="00000000" w:rsidR="00000000" w:rsidRPr="00000000">
        <w:rPr>
          <w:b w:val="1"/>
          <w:bCs w:val="1"/>
          <w:sz w:val="24"/>
          <w:szCs w:val="24"/>
          <w:rtl w:val="0"/>
        </w:rPr>
        <w:t xml:space="preserve">INTRODUCTION </w:t>
      </w:r>
    </w:p>
    <w:p w:rsidR="00000000" w:rsidDel="00000000" w:rsidP="00000000" w:rsidRDefault="00000000" w:rsidRPr="00000000" w14:paraId="00000021">
      <w:pPr>
        <w:widowControl w:val="0"/>
        <w:spacing w:line="480" w:lineRule="auto"/>
        <w:ind w:firstLine="720"/>
        <w:jc w:val="both"/>
        <w:rPr>
          <w:sz w:val="24"/>
          <w:szCs w:val="24"/>
        </w:rPr>
      </w:pPr>
      <w:r w:rsidDel="00000000" w:rsidR="00000000" w:rsidRPr="00000000">
        <w:rPr>
          <w:sz w:val="24"/>
          <w:szCs w:val="24"/>
          <w:rtl w:val="0"/>
        </w:rPr>
        <w:t xml:space="preserve">The Philippines significantly contributes to the global workforce through Overseas Filipino Workers (OFWs), making recruitment agencies essential in facilitating international employment and labor mobility. According to Clores (2025), citing the Philippine Statistics Authority, approximately 2.19 million Filipinos worked overseas in 2024, representing a 1.5% increase from 2023, with around 40% employed in elementary occupations and generating approximately ₱262 billion in remittances. The Philippines also continues to strengthen its labor relationship with Morocco, where approximately 4,500 to 5,000 Filipinos are currently deployed, reflecting the continuing employment opportunities between the two countries (Embassy of the Philippines in Rabat, 2026). </w:t>
      </w:r>
    </w:p>
    <w:p w:rsidR="00000000" w:rsidDel="00000000" w:rsidP="00000000" w:rsidRDefault="00000000" w:rsidRPr="00000000" w14:paraId="00000022">
      <w:pPr>
        <w:widowControl w:val="0"/>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023">
      <w:pPr>
        <w:widowControl w:val="0"/>
        <w:spacing w:line="480" w:lineRule="auto"/>
        <w:ind w:firstLine="720"/>
        <w:jc w:val="both"/>
        <w:rPr>
          <w:sz w:val="24"/>
          <w:szCs w:val="24"/>
        </w:rPr>
      </w:pPr>
      <w:r w:rsidDel="00000000" w:rsidR="00000000" w:rsidRPr="00000000">
        <w:rPr>
          <w:sz w:val="24"/>
          <w:szCs w:val="24"/>
          <w:rtl w:val="0"/>
        </w:rPr>
        <w:t xml:space="preserve">In the Philippine context, Republic Act No. 8042, or the Migrant Workers and Overseas Filipinos Act of 1995, establishes protections for migrant workers and provides responsibilities for principals and recruitment agencies in safeguarding the welfare and rights of deployed workers. However, traditional recruitment practices remain highly dependent on manual processing, which can consume substantial time and resources while increasing the possibility of human error, inconsistent evaluation, and subjective judgment in handling applicants.</w:t>
      </w:r>
    </w:p>
    <w:p w:rsidR="00000000" w:rsidDel="00000000" w:rsidP="00000000" w:rsidRDefault="00000000" w:rsidRPr="00000000" w14:paraId="00000024">
      <w:pPr>
        <w:widowControl w:val="0"/>
        <w:spacing w:line="48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5">
      <w:pPr>
        <w:widowControl w:val="0"/>
        <w:spacing w:line="480" w:lineRule="auto"/>
        <w:ind w:firstLine="720"/>
        <w:jc w:val="both"/>
        <w:rPr>
          <w:sz w:val="24"/>
          <w:szCs w:val="24"/>
        </w:rPr>
      </w:pPr>
      <w:r w:rsidDel="00000000" w:rsidR="00000000" w:rsidRPr="00000000">
        <w:rPr>
          <w:sz w:val="24"/>
          <w:szCs w:val="24"/>
          <w:rtl w:val="0"/>
        </w:rPr>
        <w:t xml:space="preserve">The integration of technology into recruitment has introduced Applicant Tracking Systems (ATS), artificial intelligence (AI), and machine learning (ML) to improve the efficiency and management of recruitment processes. ATS platforms centralize job postings, applications, applicant records, and recruitment progress, while AI-enabled tools can support resume analysis and recruitment decision-making (Decode Technologies Marketing &amp; Communications, 2026; Oliver, 2025). However, AI-based recruitment may still encounter limitations related to data quality, contextual evaluation, and potential bias when improperly implemented (Mishra, 2025). In this study, the proposed FIRA platform utilizes an Applicant Tracking System (ATS) and Sentence-BERT (SBERT)-based candidate-job matching with cosine similarity and Light Gradient Boosting Machine (GBM) to support centralized applicant management and identify similarities between candidate profiles and job requirements. This approach aims to improve recruitment efficiency while maintaining human oversight in candidate evaluation and selection.</w:t>
      </w:r>
    </w:p>
    <w:p w:rsidR="00000000" w:rsidDel="00000000" w:rsidP="00000000" w:rsidRDefault="00000000" w:rsidRPr="00000000" w14:paraId="00000026">
      <w:pPr>
        <w:widowControl w:val="0"/>
        <w:spacing w:line="48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7">
      <w:pPr>
        <w:widowControl w:val="0"/>
        <w:spacing w:after="0" w:before="0" w:line="480" w:lineRule="auto"/>
        <w:ind w:left="34" w:firstLine="0"/>
        <w:rPr>
          <w:b w:val="1"/>
          <w:bCs w:val="1"/>
          <w:sz w:val="24"/>
          <w:szCs w:val="24"/>
        </w:rPr>
      </w:pPr>
      <w:r w:rsidDel="00000000" w:rsidR="00000000" w:rsidRPr="00000000">
        <w:rPr>
          <w:b w:val="1"/>
          <w:bCs w:val="1"/>
          <w:sz w:val="24"/>
          <w:szCs w:val="24"/>
          <w:rtl w:val="0"/>
        </w:rPr>
        <w:t xml:space="preserve">Project Context</w:t>
      </w:r>
    </w:p>
    <w:p w:rsidR="00000000" w:rsidDel="00000000" w:rsidP="00000000" w:rsidRDefault="00000000" w:rsidRPr="00000000" w14:paraId="00000028">
      <w:pPr>
        <w:widowControl w:val="0"/>
        <w:spacing w:line="480" w:lineRule="auto"/>
        <w:ind w:firstLine="720"/>
        <w:jc w:val="both"/>
        <w:rPr>
          <w:sz w:val="24"/>
          <w:szCs w:val="24"/>
        </w:rPr>
      </w:pPr>
      <w:r w:rsidDel="00000000" w:rsidR="00000000" w:rsidRPr="00000000">
        <w:rPr>
          <w:sz w:val="24"/>
          <w:szCs w:val="24"/>
          <w:rtl w:val="0"/>
        </w:rPr>
        <w:t xml:space="preserve">Fil International Recruitment Agency (FIRA) is a Morocco-based, land-based recruitment agency that facilitates the employment of Filipino workers for overseas employers or principals. While Morocco serves as the agency's base of operations, FIRA may also accommodate recruitment opportunities involving other countries. Its recruitment activities involve applicants seeking overseas employment, employers or principals who provide job requirements, and agency personnel who facilitate the recruitment process. As an international recruitment agency, FIRA serves as an intermediary between Filipino applicants and overseas employment opportunities by coordinating applicant information, job requirements, document submission, screening, endorsement, and other recruitment-related activities.</w:t>
      </w:r>
    </w:p>
    <w:p w:rsidR="00000000" w:rsidDel="00000000" w:rsidP="00000000" w:rsidRDefault="00000000" w:rsidRPr="00000000" w14:paraId="00000029">
      <w:pPr>
        <w:widowControl w:val="0"/>
        <w:spacing w:line="480" w:lineRule="auto"/>
        <w:ind w:firstLine="720"/>
        <w:jc w:val="both"/>
        <w:rPr>
          <w:sz w:val="24"/>
          <w:szCs w:val="24"/>
        </w:rPr>
      </w:pPr>
      <w:r w:rsidDel="00000000" w:rsidR="00000000" w:rsidRPr="00000000">
        <w:rPr>
          <w:sz w:val="24"/>
          <w:szCs w:val="24"/>
          <w:rtl w:val="0"/>
        </w:rPr>
        <w:t xml:space="preserve">The recruitment process at FIRA generally begins when an employer or principal provides the agency with job requirements and available positions. The agency then disseminates information about the vacancies and accommodates applicants who wish to apply. Applicants may submit </w:t>
      </w:r>
      <w:sdt>
        <w:sdtPr>
          <w:id w:val="-579749926"/>
          <w:tag w:val="goog_rdk_0"/>
        </w:sdtPr>
        <w:sdtContent>
          <w:commentRangeStart w:id="0"/>
        </w:sdtContent>
      </w:sdt>
      <w:r w:rsidDel="00000000" w:rsidR="00000000" w:rsidRPr="00000000">
        <w:rPr>
          <w:sz w:val="24"/>
          <w:szCs w:val="24"/>
          <w:rtl w:val="0"/>
        </w:rPr>
        <w:t xml:space="preserve">their</w:t>
      </w:r>
      <w:commentRangeEnd w:id="0"/>
      <w:r w:rsidDel="00000000" w:rsidR="00000000" w:rsidRPr="00000000">
        <w:commentReference w:id="0"/>
      </w:r>
      <w:r w:rsidDel="00000000" w:rsidR="00000000" w:rsidRPr="00000000">
        <w:rPr>
          <w:sz w:val="24"/>
          <w:szCs w:val="24"/>
          <w:rtl w:val="0"/>
        </w:rPr>
        <w:t xml:space="preserve"> information and requirements even when there is no immediate job opening that matches their qualifications. In such cases, applicants may be placed on a waiting list and may proceed with the succeeding stages of recruitment once an appropriate vacancy becomes available. When a suitable opening is available, the applicant's qualifications and submitted documents are reviewed against the requirements of the position before the applicant is endorsed for the succeeding stages of recruitment. The process continues through coordination with the employer or principal until the applicant is selected and proceeds toward deployment.</w:t>
      </w:r>
    </w:p>
    <w:p w:rsidR="00000000" w:rsidDel="00000000" w:rsidP="00000000" w:rsidRDefault="00000000" w:rsidRPr="00000000" w14:paraId="0000002A">
      <w:pPr>
        <w:widowControl w:val="0"/>
        <w:spacing w:line="480" w:lineRule="auto"/>
        <w:ind w:firstLine="720"/>
        <w:jc w:val="both"/>
        <w:rPr>
          <w:sz w:val="24"/>
          <w:szCs w:val="24"/>
        </w:rPr>
      </w:pPr>
      <w:r w:rsidDel="00000000" w:rsidR="00000000" w:rsidRPr="00000000">
        <w:rPr>
          <w:sz w:val="24"/>
          <w:szCs w:val="24"/>
          <w:rtl w:val="0"/>
        </w:rPr>
        <w:t xml:space="preserve">At present, FIRA manages its recruitment activities through a combination of digital and manual practices. Job opportunities may be disseminated through social media platforms such as Facebook, while applicant information may be collected through Google Forms or traditional pen-and-paper application forms. Applicant records and recruitment information are also managed through spreadsheets such as Microsoft Excel and Google Sheets, while communication and the transmission of recruitment updates are commonly conducted through email and private messaging. Recruitment-related files may also be maintained through local storage and may be accessible primarily through the personnel responsible for managing them. These practices allow the agency to continue carrying out its recruitment operations; </w:t>
      </w:r>
      <w:sdt>
        <w:sdtPr>
          <w:id w:val="-422217740"/>
          <w:tag w:val="goog_rdk_1"/>
        </w:sdtPr>
        <w:sdtContent>
          <w:commentRangeStart w:id="1"/>
        </w:sdtContent>
      </w:sdt>
      <w:r w:rsidDel="00000000" w:rsidR="00000000" w:rsidRPr="00000000">
        <w:rPr>
          <w:sz w:val="24"/>
          <w:szCs w:val="24"/>
          <w:rtl w:val="0"/>
        </w:rPr>
        <w:t xml:space="preserve">however, the use of multiple tools and manual procedures results in information being handled across different channels and locations.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B">
      <w:pPr>
        <w:widowControl w:val="0"/>
        <w:spacing w:line="480" w:lineRule="auto"/>
        <w:ind w:firstLine="720"/>
        <w:jc w:val="both"/>
        <w:rPr>
          <w:sz w:val="24"/>
          <w:szCs w:val="24"/>
        </w:rPr>
      </w:pPr>
      <w:r w:rsidDel="00000000" w:rsidR="00000000" w:rsidRPr="00000000">
        <w:rPr>
          <w:sz w:val="24"/>
          <w:szCs w:val="24"/>
          <w:rtl w:val="0"/>
        </w:rPr>
        <w:t xml:space="preserve">Several operational challenges may arise from this existing arrangement. </w:t>
      </w:r>
      <w:r w:rsidDel="00000000" w:rsidR="00000000" w:rsidRPr="00000000">
        <w:rPr>
          <w:sz w:val="24"/>
          <w:szCs w:val="24"/>
          <w:highlight w:val="yellow"/>
          <w:rtl w:val="0"/>
        </w:rPr>
        <w:t xml:space="preserve">The limited use of physical recruitment materials, such as leaflets, restricts the agency's ability to disseminate and immediately update available job opportunities.</w:t>
      </w:r>
      <w:r w:rsidDel="00000000" w:rsidR="00000000" w:rsidRPr="00000000">
        <w:rPr>
          <w:sz w:val="24"/>
          <w:szCs w:val="24"/>
          <w:rtl w:val="0"/>
        </w:rPr>
        <w:t xml:space="preserve"> </w:t>
      </w:r>
      <w:r w:rsidDel="00000000" w:rsidR="00000000" w:rsidRPr="00000000">
        <w:rPr>
          <w:sz w:val="24"/>
          <w:szCs w:val="24"/>
          <w:highlight w:val="yellow"/>
          <w:rtl w:val="0"/>
        </w:rPr>
        <w:t xml:space="preserve">Job openings may therefore require additional coordination before updated information can be reflected in the recruitment channels being used.</w:t>
      </w:r>
      <w:r w:rsidDel="00000000" w:rsidR="00000000" w:rsidRPr="00000000">
        <w:rPr>
          <w:sz w:val="24"/>
          <w:szCs w:val="24"/>
          <w:rtl w:val="0"/>
        </w:rPr>
        <w:t xml:space="preserve"> </w:t>
      </w:r>
      <w:r w:rsidDel="00000000" w:rsidR="00000000" w:rsidRPr="00000000">
        <w:rPr>
          <w:sz w:val="24"/>
          <w:szCs w:val="24"/>
          <w:highlight w:val="yellow"/>
          <w:rtl w:val="0"/>
        </w:rPr>
        <w:t xml:space="preserve">Communication with employers and other parties also involves multiple channels.</w:t>
      </w:r>
      <w:r w:rsidDel="00000000" w:rsidR="00000000" w:rsidRPr="00000000">
        <w:rPr>
          <w:sz w:val="24"/>
          <w:szCs w:val="24"/>
          <w:rtl w:val="0"/>
        </w:rPr>
        <w:t xml:space="preserve"> Although recruitment updates are formally transmitted through email, some parties may request the same information through private messaging to obtain updates more quickly. This creates an additional step in coordinating and providing recruitment information.</w:t>
      </w:r>
    </w:p>
    <w:p w:rsidR="00000000" w:rsidDel="00000000" w:rsidP="00000000" w:rsidRDefault="00000000" w:rsidRPr="00000000" w14:paraId="0000002C">
      <w:pPr>
        <w:widowControl w:val="0"/>
        <w:spacing w:line="480" w:lineRule="auto"/>
        <w:ind w:firstLine="720"/>
        <w:jc w:val="both"/>
        <w:rPr>
          <w:sz w:val="24"/>
          <w:szCs w:val="24"/>
          <w:highlight w:val="yellow"/>
        </w:rPr>
      </w:pPr>
      <w:r w:rsidDel="00000000" w:rsidR="00000000" w:rsidRPr="00000000">
        <w:rPr>
          <w:sz w:val="24"/>
          <w:szCs w:val="24"/>
          <w:rtl w:val="0"/>
        </w:rPr>
        <w:t xml:space="preserve">The management and accessibility of applicant information also present operational concerns. When files are maintained through local storage and are primarily handled by one designated person, other authorized personnel may not be able to immediately access the information when needed. Applicant records, submitted documents, and recruitment updates may consequently require additional coordination before they can be reviewed or shared. </w:t>
      </w:r>
      <w:r w:rsidDel="00000000" w:rsidR="00000000" w:rsidRPr="00000000">
        <w:rPr>
          <w:sz w:val="24"/>
          <w:szCs w:val="24"/>
          <w:highlight w:val="yellow"/>
          <w:rtl w:val="0"/>
        </w:rPr>
        <w:t xml:space="preserve">The use of separate spreadsheets, forms, physical documents, and communication channels also requires recruitment personnel to manage information across different sources.</w:t>
      </w:r>
      <w:r w:rsidDel="00000000" w:rsidR="00000000" w:rsidRPr="00000000">
        <w:rPr>
          <w:sz w:val="24"/>
          <w:szCs w:val="24"/>
          <w:rtl w:val="0"/>
        </w:rPr>
        <w:t xml:space="preserve"> </w:t>
      </w:r>
      <w:r w:rsidDel="00000000" w:rsidR="00000000" w:rsidRPr="00000000">
        <w:rPr>
          <w:sz w:val="24"/>
          <w:szCs w:val="24"/>
          <w:highlight w:val="yellow"/>
          <w:rtl w:val="0"/>
        </w:rPr>
        <w:t xml:space="preserve">As the number of applicants and available positions changes, maintaining accurate and updated information across these sources becomes an important consideration in the recruitment process.</w:t>
      </w:r>
    </w:p>
    <w:p w:rsidR="00000000" w:rsidDel="00000000" w:rsidP="00000000" w:rsidRDefault="00000000" w:rsidRPr="00000000" w14:paraId="0000002D">
      <w:pPr>
        <w:widowControl w:val="0"/>
        <w:spacing w:line="480" w:lineRule="auto"/>
        <w:ind w:firstLine="720"/>
        <w:jc w:val="both"/>
        <w:rPr>
          <w:sz w:val="24"/>
          <w:szCs w:val="24"/>
        </w:rPr>
      </w:pPr>
      <w:r w:rsidDel="00000000" w:rsidR="00000000" w:rsidRPr="00000000">
        <w:rPr>
          <w:sz w:val="24"/>
          <w:szCs w:val="24"/>
          <w:highlight w:val="yellow"/>
          <w:rtl w:val="0"/>
        </w:rPr>
        <w:t xml:space="preserve">Another concern involves the assessment and allocation of applicants to available job opportunities. </w:t>
      </w:r>
      <w:sdt>
        <w:sdtPr>
          <w:id w:val="320963540"/>
          <w:tag w:val="goog_rdk_2"/>
        </w:sdtPr>
        <w:sdtContent>
          <w:commentRangeStart w:id="2"/>
        </w:sdtContent>
      </w:sdt>
      <w:r w:rsidDel="00000000" w:rsidR="00000000" w:rsidRPr="00000000">
        <w:rPr>
          <w:sz w:val="24"/>
          <w:szCs w:val="24"/>
          <w:shd w:fill="93c47d" w:val="clear"/>
          <w:rtl w:val="0"/>
        </w:rPr>
        <w:t xml:space="preserve">Applicant resumes and qualifications are manually reviewed to determine their suitability for particular job requirements. </w:t>
      </w:r>
      <w:commentRangeEnd w:id="2"/>
      <w:r w:rsidDel="00000000" w:rsidR="00000000" w:rsidRPr="00000000">
        <w:commentReference w:id="2"/>
      </w:r>
      <w:r w:rsidDel="00000000" w:rsidR="00000000" w:rsidRPr="00000000">
        <w:rPr>
          <w:sz w:val="24"/>
          <w:szCs w:val="24"/>
          <w:rtl w:val="0"/>
        </w:rPr>
        <w:t xml:space="preserve">This process depends on the information available in the applicant's submitted documents and the personnel conducting the assessment. </w:t>
      </w:r>
      <w:r w:rsidDel="00000000" w:rsidR="00000000" w:rsidRPr="00000000">
        <w:rPr>
          <w:sz w:val="24"/>
          <w:szCs w:val="24"/>
          <w:shd w:fill="6aa84f" w:val="clear"/>
          <w:rtl w:val="0"/>
        </w:rPr>
        <w:t xml:space="preserve">Recruitment volume may also vary depending on the season and circumstances of applicants, with peak days reaching approximately ten applicants.</w:t>
      </w:r>
      <w:r w:rsidDel="00000000" w:rsidR="00000000" w:rsidRPr="00000000">
        <w:rPr>
          <w:sz w:val="24"/>
          <w:szCs w:val="24"/>
          <w:rtl w:val="0"/>
        </w:rPr>
        <w:t xml:space="preserve"> </w:t>
      </w:r>
      <w:r w:rsidDel="00000000" w:rsidR="00000000" w:rsidRPr="00000000">
        <w:rPr>
          <w:sz w:val="24"/>
          <w:szCs w:val="24"/>
          <w:shd w:fill="6aa84f" w:val="clear"/>
          <w:rtl w:val="0"/>
        </w:rPr>
        <w:t xml:space="preserve">However, the time required to process an applicant cannot be generalized because it depends on factors such as the applicant's availability, capabilities, and completeness of the required documents.</w:t>
      </w:r>
      <w:r w:rsidDel="00000000" w:rsidR="00000000" w:rsidRPr="00000000">
        <w:rPr>
          <w:sz w:val="24"/>
          <w:szCs w:val="24"/>
          <w:rtl w:val="0"/>
        </w:rPr>
        <w:t xml:space="preserve"> These conditions indicate the need for a recruitment process that can better organize applicant information and support personnel in monitoring and evaluating candidates.</w:t>
      </w:r>
    </w:p>
    <w:p w:rsidR="00000000" w:rsidDel="00000000" w:rsidP="00000000" w:rsidRDefault="00000000" w:rsidRPr="00000000" w14:paraId="0000002E">
      <w:pPr>
        <w:widowControl w:val="0"/>
        <w:spacing w:line="480" w:lineRule="auto"/>
        <w:ind w:firstLine="720"/>
        <w:jc w:val="both"/>
        <w:rPr>
          <w:sz w:val="24"/>
          <w:szCs w:val="24"/>
        </w:rPr>
      </w:pPr>
      <w:r w:rsidDel="00000000" w:rsidR="00000000" w:rsidRPr="00000000">
        <w:rPr>
          <w:sz w:val="24"/>
          <w:szCs w:val="24"/>
          <w:rtl w:val="0"/>
        </w:rPr>
        <w:t xml:space="preserve">The existing recruitment environment therefore demonstrates the need for a more organized and accessible approach to recruitment information management. The continued reliance on manual forms, spreadsheets, local files, and separate communication channels can require additional coordination among applicants, agency personnel, and employers or principals. It may also make it more difficult to maintain updated job information, access applicant records, monitor recruitment progress, and review candidates in relation to available opportunities. These conditions provide a basis for considering a centralized technology-assisted approach that can support FIRA's existing recruitment operations while allowing recruitment personnel to retain control over the evaluation and selection of applicants.</w:t>
      </w:r>
    </w:p>
    <w:p w:rsidR="00000000" w:rsidDel="00000000" w:rsidP="00000000" w:rsidRDefault="00000000" w:rsidRPr="00000000" w14:paraId="0000002F">
      <w:pPr>
        <w:widowControl w:val="0"/>
        <w:spacing w:line="480" w:lineRule="auto"/>
        <w:ind w:firstLine="720"/>
        <w:jc w:val="both"/>
        <w:rPr>
          <w:sz w:val="24"/>
          <w:szCs w:val="24"/>
        </w:rPr>
      </w:pPr>
      <w:r w:rsidDel="00000000" w:rsidR="00000000" w:rsidRPr="00000000">
        <w:rPr>
          <w:sz w:val="24"/>
          <w:szCs w:val="24"/>
          <w:rtl w:val="0"/>
        </w:rPr>
        <w:t xml:space="preserve">In this context, the proposed development of the FIRA web-based recruitment platform is intended to support the agency's recruitment operations by providing a more centralized environment for managing recruitment-related information and activities. Rather than replacing the existing role of recruitment personnel, the proposed system is intended to assist them in organizing applicant and job information, monitoring recruitment activities, and supporting the evaluation process. The development responds to the operational conditions identified in FIRA's current recruitment environment and seeks to provide a more organized, accessible, and efficient approach to managing international recruitment activities.</w:t>
      </w:r>
    </w:p>
    <w:p w:rsidR="00000000" w:rsidDel="00000000" w:rsidP="00000000" w:rsidRDefault="00000000" w:rsidRPr="00000000" w14:paraId="00000030">
      <w:pPr>
        <w:widowControl w:val="0"/>
        <w:spacing w:line="480" w:lineRule="auto"/>
        <w:ind w:firstLine="20"/>
        <w:jc w:val="both"/>
        <w:rPr>
          <w:sz w:val="24"/>
          <w:szCs w:val="24"/>
        </w:rPr>
      </w:pPr>
      <w:r w:rsidDel="00000000" w:rsidR="00000000" w:rsidRPr="00000000">
        <w:rPr>
          <w:rtl w:val="0"/>
        </w:rPr>
      </w:r>
    </w:p>
    <w:p w:rsidR="00000000" w:rsidDel="00000000" w:rsidP="00000000" w:rsidRDefault="00000000" w:rsidRPr="00000000" w14:paraId="00000031">
      <w:pPr>
        <w:widowControl w:val="0"/>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32">
      <w:pPr>
        <w:widowControl w:val="0"/>
        <w:spacing w:line="480" w:lineRule="auto"/>
        <w:ind w:left="17" w:firstLine="0"/>
        <w:jc w:val="both"/>
        <w:rPr>
          <w:b w:val="1"/>
          <w:bCs w:val="1"/>
          <w:sz w:val="24"/>
          <w:szCs w:val="24"/>
        </w:rPr>
      </w:pPr>
      <w:r w:rsidDel="00000000" w:rsidR="00000000" w:rsidRPr="00000000">
        <w:rPr>
          <w:b w:val="1"/>
          <w:bCs w:val="1"/>
          <w:sz w:val="24"/>
          <w:szCs w:val="24"/>
          <w:rtl w:val="0"/>
        </w:rPr>
        <w:t xml:space="preserve">Purpose and Description of the Study </w:t>
      </w:r>
    </w:p>
    <w:p w:rsidR="00000000" w:rsidDel="00000000" w:rsidP="00000000" w:rsidRDefault="00000000" w:rsidRPr="00000000" w14:paraId="00000033">
      <w:pPr>
        <w:widowControl w:val="0"/>
        <w:spacing w:line="480" w:lineRule="auto"/>
        <w:ind w:left="17" w:firstLine="0"/>
        <w:jc w:val="both"/>
        <w:rPr>
          <w:b w:val="1"/>
          <w:bCs w:val="1"/>
          <w:sz w:val="24"/>
          <w:szCs w:val="24"/>
        </w:rPr>
      </w:pPr>
      <w:r w:rsidDel="00000000" w:rsidR="00000000" w:rsidRPr="00000000">
        <w:rPr>
          <w:rtl w:val="0"/>
        </w:rPr>
      </w:r>
    </w:p>
    <w:p w:rsidR="00000000" w:rsidDel="00000000" w:rsidP="00000000" w:rsidRDefault="00000000" w:rsidRPr="00000000" w14:paraId="00000034">
      <w:pPr>
        <w:widowControl w:val="0"/>
        <w:spacing w:after="160" w:line="480" w:lineRule="auto"/>
        <w:ind w:firstLine="810"/>
        <w:jc w:val="both"/>
        <w:rPr>
          <w:sz w:val="24"/>
          <w:szCs w:val="24"/>
        </w:rPr>
      </w:pPr>
      <w:r w:rsidDel="00000000" w:rsidR="00000000" w:rsidRPr="00000000">
        <w:rPr>
          <w:sz w:val="24"/>
          <w:szCs w:val="24"/>
          <w:rtl w:val="0"/>
        </w:rPr>
        <w:t xml:space="preserve"> The study aims to develop a web-based recruitment platform for Fil International Recruitment Agency (FIRA) to address the challenges associated with its existing manual and fragmented recruitment practices. The agency currently uses different tools and channels for recruitment activities, including social media, online forms, spreadsheets, email, private messaging, and paper-based records. </w:t>
      </w:r>
      <w:sdt>
        <w:sdtPr>
          <w:id w:val="-2056293906"/>
          <w:tag w:val="goog_rdk_3"/>
        </w:sdtPr>
        <w:sdtContent>
          <w:commentRangeStart w:id="3"/>
        </w:sdtContent>
      </w:sdt>
      <w:r w:rsidDel="00000000" w:rsidR="00000000" w:rsidRPr="00000000">
        <w:rPr>
          <w:sz w:val="24"/>
          <w:szCs w:val="24"/>
          <w:rtl w:val="0"/>
        </w:rPr>
        <w:t xml:space="preserve">These practices can make it difficult to organize applicant information, monitor application progress, coordinate job requirements, and manage recruitment activities efficiently.</w:t>
      </w:r>
      <w:commentRangeEnd w:id="3"/>
      <w:r w:rsidDel="00000000" w:rsidR="00000000" w:rsidRPr="00000000">
        <w:commentReference w:id="3"/>
      </w:r>
      <w:r w:rsidDel="00000000" w:rsidR="00000000" w:rsidRPr="00000000">
        <w:rPr>
          <w:sz w:val="24"/>
          <w:szCs w:val="24"/>
          <w:rtl w:val="0"/>
        </w:rPr>
        <w:t xml:space="preserve"> In response, the proposed FIRA Recruitment Platform will provide a centralized environment that supports recruitment operations while retaining the involvement of agency personnel in the evaluation and selection of applicants.</w:t>
      </w:r>
    </w:p>
    <w:p w:rsidR="00000000" w:rsidDel="00000000" w:rsidP="00000000" w:rsidRDefault="00000000" w:rsidRPr="00000000" w14:paraId="00000035">
      <w:pPr>
        <w:widowControl w:val="0"/>
        <w:spacing w:line="480" w:lineRule="auto"/>
        <w:ind w:firstLine="81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6">
      <w:pPr>
        <w:widowControl w:val="0"/>
        <w:spacing w:line="480" w:lineRule="auto"/>
        <w:ind w:firstLine="810"/>
        <w:jc w:val="both"/>
        <w:rPr>
          <w:sz w:val="24"/>
          <w:szCs w:val="24"/>
        </w:rPr>
      </w:pPr>
      <w:sdt>
        <w:sdtPr>
          <w:id w:val="932703591"/>
          <w:tag w:val="goog_rdk_4"/>
        </w:sdtPr>
        <w:sdtContent>
          <w:commentRangeStart w:id="4"/>
        </w:sdtContent>
      </w:sdt>
      <w:r w:rsidDel="00000000" w:rsidR="00000000" w:rsidRPr="00000000">
        <w:rPr>
          <w:sz w:val="24"/>
          <w:szCs w:val="24"/>
          <w:rtl w:val="0"/>
        </w:rPr>
        <w:t xml:space="preserve">The proposed platform will serve applicants, employers or principals, and FIRA agency staff. </w:t>
      </w:r>
      <w:commentRangeEnd w:id="4"/>
      <w:r w:rsidDel="00000000" w:rsidR="00000000" w:rsidRPr="00000000">
        <w:commentReference w:id="4"/>
      </w:r>
      <w:r w:rsidDel="00000000" w:rsidR="00000000" w:rsidRPr="00000000">
        <w:rPr>
          <w:sz w:val="24"/>
          <w:szCs w:val="24"/>
          <w:rtl w:val="0"/>
        </w:rPr>
        <w:t xml:space="preserve">Applicants will be able to create accounts, complete their profiles, submit resumes and requirements, browse available job opportunities, and monitor their application status. Applicants may also register even when no suitable vacancy is available, allowing their information to be maintained for future opportunities. Employers or principals will be able to submit inquiries and provide job requirements through the platform, after which FIRA personnel will manage their accounts and verify the submitted requirements. Meanwhile, FIRA staff will manage job postings, applicant and employer information, recruitment requirements, and application progress within the system.</w:t>
      </w:r>
    </w:p>
    <w:p w:rsidR="00000000" w:rsidDel="00000000" w:rsidP="00000000" w:rsidRDefault="00000000" w:rsidRPr="00000000" w14:paraId="00000037">
      <w:pPr>
        <w:widowControl w:val="0"/>
        <w:spacing w:line="480" w:lineRule="auto"/>
        <w:ind w:firstLine="81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8">
      <w:pPr>
        <w:widowControl w:val="0"/>
        <w:spacing w:line="480" w:lineRule="auto"/>
        <w:ind w:firstLine="810"/>
        <w:jc w:val="both"/>
        <w:rPr>
          <w:sz w:val="24"/>
          <w:szCs w:val="24"/>
        </w:rPr>
      </w:pPr>
      <w:r w:rsidDel="00000000" w:rsidR="00000000" w:rsidRPr="00000000">
        <w:rPr>
          <w:sz w:val="24"/>
          <w:szCs w:val="24"/>
          <w:rtl w:val="0"/>
        </w:rPr>
        <w:t xml:space="preserve">The platform will incorporate an Applicant Tracking System (ATS) to help FIRA personnel monitor applicants throughout the recruitment process. Authorized staff will be able to update application statuses, review applicant information, monitor vacancies, and maintain recruitment records in one system. These updates will also be reflected in the applicant's account, allowing applicants to monitor their progress. By centralizing these activities, the ATS is intended to provide a more organized and accessible method of managing recruitment information.</w:t>
      </w:r>
    </w:p>
    <w:p w:rsidR="00000000" w:rsidDel="00000000" w:rsidP="00000000" w:rsidRDefault="00000000" w:rsidRPr="00000000" w14:paraId="00000039">
      <w:pPr>
        <w:widowControl w:val="0"/>
        <w:spacing w:line="480" w:lineRule="auto"/>
        <w:ind w:firstLine="81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A">
      <w:pPr>
        <w:widowControl w:val="0"/>
        <w:spacing w:line="480" w:lineRule="auto"/>
        <w:ind w:firstLine="810"/>
        <w:jc w:val="both"/>
        <w:rPr>
          <w:sz w:val="24"/>
          <w:szCs w:val="24"/>
        </w:rPr>
      </w:pPr>
      <w:r w:rsidDel="00000000" w:rsidR="00000000" w:rsidRPr="00000000">
        <w:rPr>
          <w:sz w:val="24"/>
          <w:szCs w:val="24"/>
          <w:rtl w:val="0"/>
        </w:rPr>
        <w:t xml:space="preserve">The platform will also utilize Sentence-BERT (SBERT)-based candidate-job matching to assist recruitment personnel in reviewing applicants against available job opportunities. The system will compare information from an applicant's resume and profile with the requirements of a job position and generate a similarity score expressed as a percentage. The resulting scores can help personnel identify applicants whose qualifications are more closely aligned with a particular vacancy and support the initial screening and allocation of candidates.</w:t>
      </w:r>
    </w:p>
    <w:p w:rsidR="00000000" w:rsidDel="00000000" w:rsidP="00000000" w:rsidRDefault="00000000" w:rsidRPr="00000000" w14:paraId="0000003B">
      <w:pPr>
        <w:widowControl w:val="0"/>
        <w:spacing w:line="480" w:lineRule="auto"/>
        <w:ind w:firstLine="81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C">
      <w:pPr>
        <w:widowControl w:val="0"/>
        <w:spacing w:line="480" w:lineRule="auto"/>
        <w:ind w:firstLine="810"/>
        <w:jc w:val="both"/>
        <w:rPr>
          <w:sz w:val="24"/>
          <w:szCs w:val="24"/>
        </w:rPr>
      </w:pPr>
      <w:r w:rsidDel="00000000" w:rsidR="00000000" w:rsidRPr="00000000">
        <w:rPr>
          <w:sz w:val="24"/>
          <w:szCs w:val="24"/>
          <w:rtl w:val="0"/>
        </w:rPr>
        <w:t xml:space="preserve">The proposed matching feature will serve only as a decision-support tool and will not independently determine whether an applicant should be hired or deployed. Recruitment personnel, employers, and principals will continue to evaluate candidates based on factors that may not be fully represented in resumes or profiles, such as interview performance, communication skills, work attitude, and other qualifications. Thus, the proposed platform combines centralized recruitment management, applicant tracking, and intelligent candidate-job matching to support FIRA personnel while maintaining human judgment throughout the recruitment process.</w:t>
      </w:r>
    </w:p>
    <w:p w:rsidR="00000000" w:rsidDel="00000000" w:rsidP="00000000" w:rsidRDefault="00000000" w:rsidRPr="00000000" w14:paraId="0000003D">
      <w:pPr>
        <w:widowControl w:val="0"/>
        <w:spacing w:line="480" w:lineRule="auto"/>
        <w:ind w:firstLine="81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E">
      <w:pPr>
        <w:widowControl w:val="0"/>
        <w:spacing w:line="480" w:lineRule="auto"/>
        <w:ind w:firstLine="810"/>
        <w:jc w:val="both"/>
        <w:rPr>
          <w:sz w:val="24"/>
          <w:szCs w:val="24"/>
        </w:rPr>
      </w:pPr>
      <w:r w:rsidDel="00000000" w:rsidR="00000000" w:rsidRPr="00000000">
        <w:rPr>
          <w:sz w:val="24"/>
          <w:szCs w:val="24"/>
          <w:rtl w:val="0"/>
        </w:rPr>
        <w:t xml:space="preserve">In response, the study seeks to provide FIRA with a more organized, accessible, and efficient approach to managing recruitment activities. By integrating applicant and employer management, job posting, application tracking, and candidate-job matching into a single platform, the proposed system aims to reduce reliance on fragmented recruitment tools and support better coordination among applicants, agency personnel, and employers. Through this approach, FIRA can utilize technology to strengthen its recruitment operations without replacing the human role in evaluating and selecting candidates.</w:t>
      </w:r>
    </w:p>
    <w:p w:rsidR="00000000" w:rsidDel="00000000" w:rsidP="00000000" w:rsidRDefault="00000000" w:rsidRPr="00000000" w14:paraId="0000003F">
      <w:pPr>
        <w:widowControl w:val="0"/>
        <w:spacing w:after="160" w:line="480" w:lineRule="auto"/>
        <w:ind w:firstLine="720"/>
        <w:jc w:val="both"/>
        <w:rPr>
          <w:sz w:val="24"/>
          <w:szCs w:val="24"/>
        </w:rPr>
      </w:pPr>
      <w:r w:rsidDel="00000000" w:rsidR="00000000" w:rsidRPr="00000000">
        <w:rPr>
          <w:rtl w:val="0"/>
        </w:rPr>
      </w:r>
    </w:p>
    <w:p w:rsidR="00000000" w:rsidDel="00000000" w:rsidP="00000000" w:rsidRDefault="00000000" w:rsidRPr="00000000" w14:paraId="00000040">
      <w:pPr>
        <w:pStyle w:val="Heading2"/>
        <w:spacing w:after="0" w:before="0" w:line="480" w:lineRule="auto"/>
        <w:jc w:val="both"/>
        <w:rPr>
          <w:sz w:val="24"/>
          <w:szCs w:val="24"/>
        </w:rPr>
      </w:pPr>
      <w:r w:rsidDel="00000000" w:rsidR="00000000" w:rsidRPr="00000000">
        <w:rPr>
          <w:rtl w:val="0"/>
        </w:rPr>
      </w:r>
    </w:p>
    <w:sdt>
      <w:sdtPr>
        <w:id w:val="-533814402"/>
        <w:tag w:val="goog_rdk_5"/>
      </w:sdtPr>
      <w:sdtContent>
        <w:p w:rsidR="00000000" w:rsidDel="00000000" w:rsidP="00000000" w:rsidRDefault="00000000" w:rsidRPr="00000000" w14:paraId="00000041">
          <w:pPr>
            <w:pStyle w:val="Heading2"/>
            <w:spacing w:after="0" w:before="0" w:line="480" w:lineRule="auto"/>
            <w:jc w:val="both"/>
            <w:rPr>
              <w:b w:val="1"/>
              <w:bCs w:val="1"/>
              <w:sz w:val="24"/>
              <w:szCs w:val="24"/>
            </w:rPr>
          </w:pPr>
          <w:bookmarkStart w:colFirst="0" w:colLast="0" w:name="_heading=h.585q1ewkoy7a" w:id="1"/>
          <w:bookmarkEnd w:id="1"/>
          <w:r w:rsidDel="00000000" w:rsidR="00000000" w:rsidRPr="00000000">
            <w:rPr>
              <w:b w:val="1"/>
              <w:bCs w:val="1"/>
              <w:sz w:val="24"/>
              <w:szCs w:val="24"/>
              <w:rtl w:val="0"/>
            </w:rPr>
            <w:t xml:space="preserve">Objectives</w:t>
          </w:r>
          <w:r w:rsidDel="00000000" w:rsidR="00000000" w:rsidRPr="00000000">
            <w:rPr>
              <w:rtl w:val="0"/>
            </w:rPr>
            <w:t xml:space="preserve"> </w:t>
          </w:r>
          <w:r w:rsidDel="00000000" w:rsidR="00000000" w:rsidRPr="00000000">
            <w:rPr>
              <w:rtl w:val="0"/>
            </w:rPr>
          </w:r>
        </w:p>
      </w:sdtContent>
    </w:sdt>
    <w:p w:rsidR="00000000" w:rsidDel="00000000" w:rsidP="00000000" w:rsidRDefault="00000000" w:rsidRPr="00000000" w14:paraId="00000042">
      <w:pPr>
        <w:widowControl w:val="0"/>
        <w:spacing w:line="480" w:lineRule="auto"/>
        <w:ind w:firstLine="720"/>
        <w:jc w:val="both"/>
        <w:rPr>
          <w:sz w:val="24"/>
          <w:szCs w:val="24"/>
        </w:rPr>
      </w:pPr>
      <w:r w:rsidDel="00000000" w:rsidR="00000000" w:rsidRPr="00000000">
        <w:rPr>
          <w:sz w:val="24"/>
          <w:szCs w:val="24"/>
          <w:rtl w:val="0"/>
        </w:rPr>
        <w:t xml:space="preserve">The general objective of the study is to develop FIRA, a centralized web-based recruitment and applicant management </w:t>
      </w:r>
      <w:sdt>
        <w:sdtPr>
          <w:id w:val="-2011078044"/>
          <w:tag w:val="goog_rdk_6"/>
        </w:sdtPr>
        <w:sdtContent>
          <w:ins w:author="ERA MARIE GANNABAN" w:id="0" w:date="2026-09-09T05:14:11Z">
            <w:r w:rsidDel="00000000" w:rsidR="00000000" w:rsidRPr="00000000">
              <w:rPr>
                <w:sz w:val="24"/>
                <w:szCs w:val="24"/>
                <w:rtl w:val="0"/>
              </w:rPr>
              <w:t xml:space="preserve">system</w:t>
            </w:r>
          </w:ins>
        </w:sdtContent>
      </w:sdt>
      <w:sdt>
        <w:sdtPr>
          <w:id w:val="387918170"/>
          <w:tag w:val="goog_rdk_7"/>
        </w:sdtPr>
        <w:sdtContent>
          <w:del w:author="ERA MARIE GANNABAN" w:id="0" w:date="2026-09-09T05:14:11Z">
            <w:r w:rsidDel="00000000" w:rsidR="00000000" w:rsidRPr="00000000">
              <w:rPr>
                <w:sz w:val="24"/>
                <w:szCs w:val="24"/>
                <w:rtl w:val="0"/>
              </w:rPr>
              <w:delText xml:space="preserve">platform</w:delText>
            </w:r>
          </w:del>
        </w:sdtContent>
      </w:sdt>
      <w:r w:rsidDel="00000000" w:rsidR="00000000" w:rsidRPr="00000000">
        <w:rPr>
          <w:sz w:val="24"/>
          <w:szCs w:val="24"/>
          <w:rtl w:val="0"/>
        </w:rPr>
        <w:t xml:space="preserve"> for Fil International Recruitment Agency, that addresses the challenges of </w:t>
      </w:r>
      <w:sdt>
        <w:sdtPr>
          <w:id w:val="1866990702"/>
          <w:tag w:val="goog_rdk_8"/>
        </w:sdtPr>
        <w:sdtContent>
          <w:commentRangeStart w:id="5"/>
        </w:sdtContent>
      </w:sdt>
      <w:r w:rsidDel="00000000" w:rsidR="00000000" w:rsidRPr="00000000">
        <w:rPr>
          <w:sz w:val="24"/>
          <w:szCs w:val="24"/>
          <w:rtl w:val="0"/>
        </w:rPr>
        <w:t xml:space="preserve">fragmented</w:t>
      </w:r>
      <w:commentRangeEnd w:id="5"/>
      <w:r w:rsidDel="00000000" w:rsidR="00000000" w:rsidRPr="00000000">
        <w:commentReference w:id="5"/>
      </w:r>
      <w:r w:rsidDel="00000000" w:rsidR="00000000" w:rsidRPr="00000000">
        <w:rPr>
          <w:sz w:val="24"/>
          <w:szCs w:val="24"/>
          <w:rtl w:val="0"/>
        </w:rPr>
        <w:t xml:space="preserve"> recruitment practices by improving the management and monitoring of applicants and job opportunities, with SBERT-based candidate-job matching to support the identification of applicants whose qualifications align with available positions.</w:t>
      </w:r>
    </w:p>
    <w:p w:rsidR="00000000" w:rsidDel="00000000" w:rsidP="00000000" w:rsidRDefault="00000000" w:rsidRPr="00000000" w14:paraId="00000043">
      <w:pPr>
        <w:widowControl w:val="0"/>
        <w:spacing w:line="480" w:lineRule="auto"/>
        <w:ind w:left="34" w:firstLine="0"/>
        <w:rPr>
          <w:i w:val="1"/>
          <w:iCs w:val="1"/>
          <w:sz w:val="24"/>
          <w:szCs w:val="24"/>
        </w:rPr>
      </w:pPr>
      <w:r w:rsidDel="00000000" w:rsidR="00000000" w:rsidRPr="00000000">
        <w:rPr>
          <w:rtl w:val="0"/>
        </w:rPr>
      </w:r>
    </w:p>
    <w:p w:rsidR="00000000" w:rsidDel="00000000" w:rsidP="00000000" w:rsidRDefault="00000000" w:rsidRPr="00000000" w14:paraId="00000044">
      <w:pPr>
        <w:widowControl w:val="0"/>
        <w:spacing w:line="480" w:lineRule="auto"/>
        <w:ind w:left="34" w:firstLine="0"/>
        <w:rPr>
          <w:b w:val="1"/>
          <w:bCs w:val="1"/>
          <w:sz w:val="24"/>
          <w:szCs w:val="24"/>
        </w:rPr>
      </w:pPr>
      <w:r w:rsidDel="00000000" w:rsidR="00000000" w:rsidRPr="00000000">
        <w:rPr>
          <w:b w:val="1"/>
          <w:bCs w:val="1"/>
          <w:sz w:val="24"/>
          <w:szCs w:val="24"/>
          <w:rtl w:val="0"/>
        </w:rPr>
        <w:t xml:space="preserve">Specific Objectives </w:t>
      </w:r>
    </w:p>
    <w:p w:rsidR="00000000" w:rsidDel="00000000" w:rsidP="00000000" w:rsidRDefault="00000000" w:rsidRPr="00000000" w14:paraId="00000045">
      <w:pPr>
        <w:spacing w:line="480" w:lineRule="auto"/>
        <w:ind w:firstLine="720"/>
        <w:jc w:val="both"/>
        <w:rPr>
          <w:sz w:val="24"/>
          <w:szCs w:val="24"/>
        </w:rPr>
      </w:pPr>
      <w:r w:rsidDel="00000000" w:rsidR="00000000" w:rsidRPr="00000000">
        <w:rPr>
          <w:sz w:val="24"/>
          <w:szCs w:val="24"/>
          <w:rtl w:val="0"/>
        </w:rPr>
        <w:t xml:space="preserve">To achieve the general objective of the study, the researchers aim to:</w:t>
      </w:r>
    </w:p>
    <w:p w:rsidR="00000000" w:rsidDel="00000000" w:rsidP="00000000" w:rsidRDefault="00000000" w:rsidRPr="00000000" w14:paraId="00000046">
      <w:pPr>
        <w:numPr>
          <w:ilvl w:val="0"/>
          <w:numId w:val="2"/>
        </w:numPr>
        <w:spacing w:line="480" w:lineRule="auto"/>
        <w:ind w:left="1440" w:hanging="360"/>
        <w:jc w:val="both"/>
        <w:rPr/>
      </w:pPr>
      <w:r w:rsidDel="00000000" w:rsidR="00000000" w:rsidRPr="00000000">
        <w:rPr>
          <w:sz w:val="24"/>
          <w:szCs w:val="24"/>
          <w:rtl w:val="0"/>
        </w:rPr>
        <w:t xml:space="preserve">Examine and document the existing recruitment process of Fil International Recruitment Agency (FIRA).</w:t>
      </w:r>
      <w:r w:rsidDel="00000000" w:rsidR="00000000" w:rsidRPr="00000000">
        <w:rPr>
          <w:rtl w:val="0"/>
        </w:rPr>
      </w:r>
    </w:p>
    <w:p w:rsidR="00000000" w:rsidDel="00000000" w:rsidP="00000000" w:rsidRDefault="00000000" w:rsidRPr="00000000" w14:paraId="00000047">
      <w:pPr>
        <w:numPr>
          <w:ilvl w:val="1"/>
          <w:numId w:val="2"/>
        </w:numPr>
        <w:spacing w:line="480" w:lineRule="auto"/>
        <w:ind w:left="2160" w:hanging="360"/>
        <w:jc w:val="both"/>
        <w:rPr/>
      </w:pPr>
      <w:r w:rsidDel="00000000" w:rsidR="00000000" w:rsidRPr="00000000">
        <w:rPr>
          <w:sz w:val="24"/>
          <w:szCs w:val="24"/>
          <w:rtl w:val="0"/>
        </w:rPr>
        <w:t xml:space="preserve">Examine the existing recruitment workflow from employer inquiry and accreditation to applicant recruitment and deployment.</w:t>
      </w:r>
      <w:r w:rsidDel="00000000" w:rsidR="00000000" w:rsidRPr="00000000">
        <w:rPr>
          <w:rtl w:val="0"/>
        </w:rPr>
      </w:r>
    </w:p>
    <w:p w:rsidR="00000000" w:rsidDel="00000000" w:rsidP="00000000" w:rsidRDefault="00000000" w:rsidRPr="00000000" w14:paraId="00000048">
      <w:pPr>
        <w:numPr>
          <w:ilvl w:val="1"/>
          <w:numId w:val="2"/>
        </w:numPr>
        <w:spacing w:line="480" w:lineRule="auto"/>
        <w:ind w:left="2160" w:hanging="360"/>
        <w:jc w:val="both"/>
        <w:rPr/>
      </w:pPr>
      <w:r w:rsidDel="00000000" w:rsidR="00000000" w:rsidRPr="00000000">
        <w:rPr>
          <w:sz w:val="24"/>
          <w:szCs w:val="24"/>
          <w:rtl w:val="0"/>
        </w:rPr>
        <w:t xml:space="preserve">Identify the roles and activities of applicants, local agency staff, employers or principals, and FIRA personnel throughout the recruitment process.</w:t>
      </w:r>
      <w:r w:rsidDel="00000000" w:rsidR="00000000" w:rsidRPr="00000000">
        <w:rPr>
          <w:rtl w:val="0"/>
        </w:rPr>
      </w:r>
    </w:p>
    <w:p w:rsidR="00000000" w:rsidDel="00000000" w:rsidP="00000000" w:rsidRDefault="00000000" w:rsidRPr="00000000" w14:paraId="00000049">
      <w:pPr>
        <w:numPr>
          <w:ilvl w:val="1"/>
          <w:numId w:val="2"/>
        </w:numPr>
        <w:spacing w:line="480" w:lineRule="auto"/>
        <w:ind w:left="2160" w:hanging="360"/>
        <w:jc w:val="both"/>
        <w:rPr/>
      </w:pPr>
      <w:r w:rsidDel="00000000" w:rsidR="00000000" w:rsidRPr="00000000">
        <w:rPr>
          <w:sz w:val="24"/>
          <w:szCs w:val="24"/>
          <w:rtl w:val="0"/>
        </w:rPr>
        <w:t xml:space="preserve">Determine the information, documents, communication channels, and procedures involved in managing job orders, applicants, endorsements, and application progress.</w:t>
      </w:r>
      <w:r w:rsidDel="00000000" w:rsidR="00000000" w:rsidRPr="00000000">
        <w:rPr>
          <w:rtl w:val="0"/>
        </w:rPr>
      </w:r>
    </w:p>
    <w:p w:rsidR="00000000" w:rsidDel="00000000" w:rsidP="00000000" w:rsidRDefault="00000000" w:rsidRPr="00000000" w14:paraId="0000004A">
      <w:pPr>
        <w:numPr>
          <w:ilvl w:val="1"/>
          <w:numId w:val="2"/>
        </w:numPr>
        <w:spacing w:line="480" w:lineRule="auto"/>
        <w:ind w:left="2160" w:hanging="360"/>
        <w:jc w:val="both"/>
        <w:rPr/>
      </w:pPr>
      <w:r w:rsidDel="00000000" w:rsidR="00000000" w:rsidRPr="00000000">
        <w:rPr>
          <w:sz w:val="24"/>
          <w:szCs w:val="24"/>
          <w:rtl w:val="0"/>
        </w:rPr>
        <w:t xml:space="preserve">Identify the operational challenges encountered in the existing recruitment process that may be addressed through the proposed system.</w:t>
      </w:r>
      <w:r w:rsidDel="00000000" w:rsidR="00000000" w:rsidRPr="00000000">
        <w:rPr>
          <w:rtl w:val="0"/>
        </w:rPr>
      </w:r>
    </w:p>
    <w:p w:rsidR="00000000" w:rsidDel="00000000" w:rsidP="00000000" w:rsidRDefault="00000000" w:rsidRPr="00000000" w14:paraId="0000004B">
      <w:pPr>
        <w:numPr>
          <w:ilvl w:val="0"/>
          <w:numId w:val="2"/>
        </w:numPr>
        <w:spacing w:line="480" w:lineRule="auto"/>
        <w:ind w:left="1440" w:hanging="360"/>
        <w:jc w:val="both"/>
        <w:rPr/>
      </w:pPr>
      <w:sdt>
        <w:sdtPr>
          <w:id w:val="-1600975061"/>
          <w:tag w:val="goog_rdk_9"/>
        </w:sdtPr>
        <w:sdtContent>
          <w:commentRangeStart w:id="6"/>
        </w:sdtContent>
      </w:sdt>
      <w:r w:rsidDel="00000000" w:rsidR="00000000" w:rsidRPr="00000000">
        <w:rPr>
          <w:sz w:val="24"/>
          <w:szCs w:val="24"/>
          <w:rtl w:val="0"/>
        </w:rPr>
        <w:t xml:space="preserve">Design the architecture and workflow of the proposed web-based recruitment platform.</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C">
      <w:pPr>
        <w:numPr>
          <w:ilvl w:val="1"/>
          <w:numId w:val="2"/>
        </w:numPr>
        <w:spacing w:line="480" w:lineRule="auto"/>
        <w:ind w:left="2160" w:hanging="360"/>
        <w:jc w:val="both"/>
        <w:rPr/>
      </w:pPr>
      <w:sdt>
        <w:sdtPr>
          <w:id w:val="424717363"/>
          <w:tag w:val="goog_rdk_10"/>
        </w:sdtPr>
        <w:sdtContent>
          <w:commentRangeStart w:id="7"/>
        </w:sdtContent>
      </w:sdt>
      <w:r w:rsidDel="00000000" w:rsidR="00000000" w:rsidRPr="00000000">
        <w:rPr>
          <w:sz w:val="24"/>
          <w:szCs w:val="24"/>
          <w:rtl w:val="0"/>
        </w:rPr>
        <w:t xml:space="preserve">Design the overall system architecture of the web-based recruitment platform.</w:t>
      </w:r>
      <w:r w:rsidDel="00000000" w:rsidR="00000000" w:rsidRPr="00000000">
        <w:rPr>
          <w:rtl w:val="0"/>
        </w:rPr>
      </w:r>
    </w:p>
    <w:p w:rsidR="00000000" w:rsidDel="00000000" w:rsidP="00000000" w:rsidRDefault="00000000" w:rsidRPr="00000000" w14:paraId="0000004D">
      <w:pPr>
        <w:numPr>
          <w:ilvl w:val="1"/>
          <w:numId w:val="2"/>
        </w:numPr>
        <w:spacing w:line="480" w:lineRule="auto"/>
        <w:ind w:left="2160" w:hanging="360"/>
        <w:jc w:val="both"/>
        <w:rPr/>
      </w:pPr>
      <w:r w:rsidDel="00000000" w:rsidR="00000000" w:rsidRPr="00000000">
        <w:rPr>
          <w:sz w:val="24"/>
          <w:szCs w:val="24"/>
          <w:rtl w:val="0"/>
        </w:rPr>
        <w:t xml:space="preserve">Design the database structure for applicant, employer, agency, job, application, endorsement, and recruitment records.</w:t>
      </w:r>
      <w:r w:rsidDel="00000000" w:rsidR="00000000" w:rsidRPr="00000000">
        <w:rPr>
          <w:rtl w:val="0"/>
        </w:rPr>
      </w:r>
    </w:p>
    <w:p w:rsidR="00000000" w:rsidDel="00000000" w:rsidP="00000000" w:rsidRDefault="00000000" w:rsidRPr="00000000" w14:paraId="0000004E">
      <w:pPr>
        <w:numPr>
          <w:ilvl w:val="1"/>
          <w:numId w:val="2"/>
        </w:numPr>
        <w:spacing w:line="480" w:lineRule="auto"/>
        <w:ind w:left="2160" w:hanging="360"/>
        <w:jc w:val="both"/>
        <w:rPr/>
      </w:pPr>
      <w:r w:rsidDel="00000000" w:rsidR="00000000" w:rsidRPr="00000000">
        <w:rPr>
          <w:sz w:val="24"/>
          <w:szCs w:val="24"/>
          <w:rtl w:val="0"/>
        </w:rPr>
        <w:t xml:space="preserve">Design role-based workflows for applicants, local agency staff, and employers or principals.</w:t>
      </w:r>
      <w:r w:rsidDel="00000000" w:rsidR="00000000" w:rsidRPr="00000000">
        <w:rPr>
          <w:rtl w:val="0"/>
        </w:rPr>
      </w:r>
    </w:p>
    <w:p w:rsidR="00000000" w:rsidDel="00000000" w:rsidP="00000000" w:rsidRDefault="00000000" w:rsidRPr="00000000" w14:paraId="0000004F">
      <w:pPr>
        <w:numPr>
          <w:ilvl w:val="1"/>
          <w:numId w:val="2"/>
        </w:numPr>
        <w:spacing w:line="480" w:lineRule="auto"/>
        <w:ind w:left="2160" w:hanging="360"/>
        <w:jc w:val="both"/>
        <w:rPr/>
      </w:pPr>
      <w:r w:rsidDel="00000000" w:rsidR="00000000" w:rsidRPr="00000000">
        <w:rPr>
          <w:sz w:val="24"/>
          <w:szCs w:val="24"/>
          <w:rtl w:val="0"/>
        </w:rPr>
        <w:t xml:space="preserve">Design the integration of the Applicant Tracking System (ATS) and candidate-job matching component within the recruitment workflow.</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50">
      <w:pPr>
        <w:numPr>
          <w:ilvl w:val="0"/>
          <w:numId w:val="2"/>
        </w:numPr>
        <w:spacing w:line="480" w:lineRule="auto"/>
        <w:ind w:left="1440" w:hanging="360"/>
        <w:jc w:val="both"/>
        <w:rPr/>
      </w:pPr>
      <w:sdt>
        <w:sdtPr>
          <w:id w:val="169618475"/>
          <w:tag w:val="goog_rdk_11"/>
        </w:sdtPr>
        <w:sdtContent>
          <w:commentRangeStart w:id="8"/>
        </w:sdtContent>
      </w:sdt>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Develop the Applicant Module of the proposed recruitment platform.</w:t>
      </w:r>
      <w:r w:rsidDel="00000000" w:rsidR="00000000" w:rsidRPr="00000000">
        <w:rPr>
          <w:rtl w:val="0"/>
        </w:rPr>
      </w:r>
    </w:p>
    <w:p w:rsidR="00000000" w:rsidDel="00000000" w:rsidP="00000000" w:rsidRDefault="00000000" w:rsidRPr="00000000" w14:paraId="00000051">
      <w:pPr>
        <w:numPr>
          <w:ilvl w:val="1"/>
          <w:numId w:val="2"/>
        </w:numPr>
        <w:spacing w:line="480" w:lineRule="auto"/>
        <w:ind w:left="2160" w:hanging="360"/>
        <w:jc w:val="both"/>
        <w:rPr/>
      </w:pPr>
      <w:r w:rsidDel="00000000" w:rsidR="00000000" w:rsidRPr="00000000">
        <w:rPr>
          <w:sz w:val="24"/>
          <w:szCs w:val="24"/>
          <w:rtl w:val="0"/>
        </w:rPr>
        <w:t xml:space="preserve">Implement applicant account registration and authentication.</w:t>
      </w:r>
      <w:r w:rsidDel="00000000" w:rsidR="00000000" w:rsidRPr="00000000">
        <w:rPr>
          <w:rtl w:val="0"/>
        </w:rPr>
      </w:r>
    </w:p>
    <w:p w:rsidR="00000000" w:rsidDel="00000000" w:rsidP="00000000" w:rsidRDefault="00000000" w:rsidRPr="00000000" w14:paraId="00000052">
      <w:pPr>
        <w:numPr>
          <w:ilvl w:val="1"/>
          <w:numId w:val="2"/>
        </w:numPr>
        <w:spacing w:line="480" w:lineRule="auto"/>
        <w:ind w:left="2160" w:hanging="360"/>
        <w:jc w:val="both"/>
        <w:rPr/>
      </w:pPr>
      <w:r w:rsidDel="00000000" w:rsidR="00000000" w:rsidRPr="00000000">
        <w:rPr>
          <w:sz w:val="24"/>
          <w:szCs w:val="24"/>
          <w:rtl w:val="0"/>
        </w:rPr>
        <w:t xml:space="preserve">Implement applicant profile creation and management.</w:t>
      </w:r>
      <w:r w:rsidDel="00000000" w:rsidR="00000000" w:rsidRPr="00000000">
        <w:rPr>
          <w:rtl w:val="0"/>
        </w:rPr>
      </w:r>
    </w:p>
    <w:p w:rsidR="00000000" w:rsidDel="00000000" w:rsidP="00000000" w:rsidRDefault="00000000" w:rsidRPr="00000000" w14:paraId="00000053">
      <w:pPr>
        <w:numPr>
          <w:ilvl w:val="1"/>
          <w:numId w:val="2"/>
        </w:numPr>
        <w:spacing w:line="480" w:lineRule="auto"/>
        <w:ind w:left="2160" w:hanging="360"/>
        <w:jc w:val="both"/>
        <w:rPr/>
      </w:pPr>
      <w:r w:rsidDel="00000000" w:rsidR="00000000" w:rsidRPr="00000000">
        <w:rPr>
          <w:sz w:val="24"/>
          <w:szCs w:val="24"/>
          <w:rtl w:val="0"/>
        </w:rPr>
        <w:t xml:space="preserve">Implement resume and recruitment document submission.</w:t>
      </w:r>
      <w:r w:rsidDel="00000000" w:rsidR="00000000" w:rsidRPr="00000000">
        <w:rPr>
          <w:rtl w:val="0"/>
        </w:rPr>
      </w:r>
    </w:p>
    <w:p w:rsidR="00000000" w:rsidDel="00000000" w:rsidP="00000000" w:rsidRDefault="00000000" w:rsidRPr="00000000" w14:paraId="00000054">
      <w:pPr>
        <w:numPr>
          <w:ilvl w:val="1"/>
          <w:numId w:val="2"/>
        </w:numPr>
        <w:spacing w:line="480" w:lineRule="auto"/>
        <w:ind w:left="2160" w:hanging="360"/>
        <w:jc w:val="both"/>
        <w:rPr/>
      </w:pPr>
      <w:r w:rsidDel="00000000" w:rsidR="00000000" w:rsidRPr="00000000">
        <w:rPr>
          <w:sz w:val="24"/>
          <w:szCs w:val="24"/>
          <w:rtl w:val="0"/>
        </w:rPr>
        <w:t xml:space="preserve">Implement job searching, job viewing, and application functions.</w:t>
      </w:r>
      <w:r w:rsidDel="00000000" w:rsidR="00000000" w:rsidRPr="00000000">
        <w:rPr>
          <w:rtl w:val="0"/>
        </w:rPr>
      </w:r>
    </w:p>
    <w:p w:rsidR="00000000" w:rsidDel="00000000" w:rsidP="00000000" w:rsidRDefault="00000000" w:rsidRPr="00000000" w14:paraId="00000055">
      <w:pPr>
        <w:numPr>
          <w:ilvl w:val="1"/>
          <w:numId w:val="2"/>
        </w:numPr>
        <w:spacing w:line="480" w:lineRule="auto"/>
        <w:ind w:left="2160" w:hanging="360"/>
        <w:jc w:val="both"/>
        <w:rPr/>
      </w:pPr>
      <w:r w:rsidDel="00000000" w:rsidR="00000000" w:rsidRPr="00000000">
        <w:rPr>
          <w:sz w:val="24"/>
          <w:szCs w:val="24"/>
          <w:rtl w:val="0"/>
        </w:rPr>
        <w:t xml:space="preserve">Implement application status monitoring through the Applicant Tracking System.</w:t>
      </w:r>
      <w:r w:rsidDel="00000000" w:rsidR="00000000" w:rsidRPr="00000000">
        <w:rPr>
          <w:rtl w:val="0"/>
        </w:rPr>
      </w:r>
    </w:p>
    <w:p w:rsidR="00000000" w:rsidDel="00000000" w:rsidP="00000000" w:rsidRDefault="00000000" w:rsidRPr="00000000" w14:paraId="00000056">
      <w:pPr>
        <w:numPr>
          <w:ilvl w:val="1"/>
          <w:numId w:val="2"/>
        </w:numPr>
        <w:spacing w:line="480" w:lineRule="auto"/>
        <w:ind w:left="2160" w:hanging="360"/>
        <w:jc w:val="both"/>
        <w:rPr/>
      </w:pPr>
      <w:r w:rsidDel="00000000" w:rsidR="00000000" w:rsidRPr="00000000">
        <w:rPr>
          <w:sz w:val="24"/>
          <w:szCs w:val="24"/>
          <w:rtl w:val="0"/>
        </w:rPr>
        <w:t xml:space="preserve">Implement applicant messaging, notifications, account settings, and accessibility functions.</w:t>
      </w:r>
      <w:r w:rsidDel="00000000" w:rsidR="00000000" w:rsidRPr="00000000">
        <w:rPr>
          <w:rtl w:val="0"/>
        </w:rPr>
      </w:r>
    </w:p>
    <w:p w:rsidR="00000000" w:rsidDel="00000000" w:rsidP="00000000" w:rsidRDefault="00000000" w:rsidRPr="00000000" w14:paraId="00000057">
      <w:pPr>
        <w:numPr>
          <w:ilvl w:val="0"/>
          <w:numId w:val="2"/>
        </w:numPr>
        <w:spacing w:line="480" w:lineRule="auto"/>
        <w:ind w:left="1440" w:hanging="360"/>
        <w:jc w:val="both"/>
        <w:rPr/>
      </w:pPr>
      <w:r w:rsidDel="00000000" w:rsidR="00000000" w:rsidRPr="00000000">
        <w:rPr>
          <w:sz w:val="24"/>
          <w:szCs w:val="24"/>
          <w:rtl w:val="0"/>
        </w:rPr>
        <w:t xml:space="preserve">Develop the Local Agency Module of the proposed recruitment platform.</w:t>
      </w:r>
      <w:r w:rsidDel="00000000" w:rsidR="00000000" w:rsidRPr="00000000">
        <w:rPr>
          <w:rtl w:val="0"/>
        </w:rPr>
      </w:r>
    </w:p>
    <w:p w:rsidR="00000000" w:rsidDel="00000000" w:rsidP="00000000" w:rsidRDefault="00000000" w:rsidRPr="00000000" w14:paraId="00000058">
      <w:pPr>
        <w:numPr>
          <w:ilvl w:val="1"/>
          <w:numId w:val="2"/>
        </w:numPr>
        <w:spacing w:line="480" w:lineRule="auto"/>
        <w:ind w:left="2160" w:hanging="360"/>
        <w:jc w:val="both"/>
        <w:rPr/>
      </w:pPr>
      <w:r w:rsidDel="00000000" w:rsidR="00000000" w:rsidRPr="00000000">
        <w:rPr>
          <w:sz w:val="24"/>
          <w:szCs w:val="24"/>
          <w:rtl w:val="0"/>
        </w:rPr>
        <w:t xml:space="preserve">Implement agency staff authentication and account management.</w:t>
      </w:r>
      <w:r w:rsidDel="00000000" w:rsidR="00000000" w:rsidRPr="00000000">
        <w:rPr>
          <w:rtl w:val="0"/>
        </w:rPr>
      </w:r>
    </w:p>
    <w:p w:rsidR="00000000" w:rsidDel="00000000" w:rsidP="00000000" w:rsidRDefault="00000000" w:rsidRPr="00000000" w14:paraId="00000059">
      <w:pPr>
        <w:numPr>
          <w:ilvl w:val="1"/>
          <w:numId w:val="2"/>
        </w:numPr>
        <w:spacing w:line="480" w:lineRule="auto"/>
        <w:ind w:left="2160" w:hanging="360"/>
        <w:jc w:val="both"/>
        <w:rPr/>
      </w:pPr>
      <w:r w:rsidDel="00000000" w:rsidR="00000000" w:rsidRPr="00000000">
        <w:rPr>
          <w:sz w:val="24"/>
          <w:szCs w:val="24"/>
          <w:rtl w:val="0"/>
        </w:rPr>
        <w:t xml:space="preserve">Implement job order and vacancy management.</w:t>
      </w:r>
      <w:r w:rsidDel="00000000" w:rsidR="00000000" w:rsidRPr="00000000">
        <w:rPr>
          <w:rtl w:val="0"/>
        </w:rPr>
      </w:r>
    </w:p>
    <w:p w:rsidR="00000000" w:rsidDel="00000000" w:rsidP="00000000" w:rsidRDefault="00000000" w:rsidRPr="00000000" w14:paraId="0000005A">
      <w:pPr>
        <w:numPr>
          <w:ilvl w:val="1"/>
          <w:numId w:val="2"/>
        </w:numPr>
        <w:spacing w:line="480" w:lineRule="auto"/>
        <w:ind w:left="2160" w:hanging="360"/>
        <w:jc w:val="both"/>
        <w:rPr/>
      </w:pPr>
      <w:r w:rsidDel="00000000" w:rsidR="00000000" w:rsidRPr="00000000">
        <w:rPr>
          <w:sz w:val="24"/>
          <w:szCs w:val="24"/>
          <w:rtl w:val="0"/>
        </w:rPr>
        <w:t xml:space="preserve">Implement applicant verification and applicant information management.</w:t>
      </w:r>
      <w:r w:rsidDel="00000000" w:rsidR="00000000" w:rsidRPr="00000000">
        <w:rPr>
          <w:rtl w:val="0"/>
        </w:rPr>
      </w:r>
    </w:p>
    <w:p w:rsidR="00000000" w:rsidDel="00000000" w:rsidP="00000000" w:rsidRDefault="00000000" w:rsidRPr="00000000" w14:paraId="0000005B">
      <w:pPr>
        <w:numPr>
          <w:ilvl w:val="1"/>
          <w:numId w:val="2"/>
        </w:numPr>
        <w:spacing w:line="480" w:lineRule="auto"/>
        <w:ind w:left="2160" w:hanging="360"/>
        <w:jc w:val="both"/>
        <w:rPr/>
      </w:pPr>
      <w:r w:rsidDel="00000000" w:rsidR="00000000" w:rsidRPr="00000000">
        <w:rPr>
          <w:sz w:val="24"/>
          <w:szCs w:val="24"/>
          <w:rtl w:val="0"/>
        </w:rPr>
        <w:t xml:space="preserve">Implement applicant endorsement and recruitment progress management.</w:t>
      </w:r>
      <w:r w:rsidDel="00000000" w:rsidR="00000000" w:rsidRPr="00000000">
        <w:rPr>
          <w:rtl w:val="0"/>
        </w:rPr>
      </w:r>
    </w:p>
    <w:p w:rsidR="00000000" w:rsidDel="00000000" w:rsidP="00000000" w:rsidRDefault="00000000" w:rsidRPr="00000000" w14:paraId="0000005C">
      <w:pPr>
        <w:numPr>
          <w:ilvl w:val="1"/>
          <w:numId w:val="2"/>
        </w:numPr>
        <w:spacing w:line="480" w:lineRule="auto"/>
        <w:ind w:left="2160" w:hanging="360"/>
        <w:jc w:val="both"/>
        <w:rPr/>
      </w:pPr>
      <w:r w:rsidDel="00000000" w:rsidR="00000000" w:rsidRPr="00000000">
        <w:rPr>
          <w:sz w:val="24"/>
          <w:szCs w:val="24"/>
          <w:rtl w:val="0"/>
        </w:rPr>
        <w:t xml:space="preserve">Implement Applicant Tracking System (ATS) pipeline monitoring and application status updates.</w:t>
      </w:r>
      <w:r w:rsidDel="00000000" w:rsidR="00000000" w:rsidRPr="00000000">
        <w:rPr>
          <w:rtl w:val="0"/>
        </w:rPr>
      </w:r>
    </w:p>
    <w:p w:rsidR="00000000" w:rsidDel="00000000" w:rsidP="00000000" w:rsidRDefault="00000000" w:rsidRPr="00000000" w14:paraId="0000005D">
      <w:pPr>
        <w:numPr>
          <w:ilvl w:val="1"/>
          <w:numId w:val="2"/>
        </w:numPr>
        <w:spacing w:line="480" w:lineRule="auto"/>
        <w:ind w:left="2160" w:hanging="360"/>
        <w:jc w:val="both"/>
        <w:rPr/>
      </w:pPr>
      <w:r w:rsidDel="00000000" w:rsidR="00000000" w:rsidRPr="00000000">
        <w:rPr>
          <w:sz w:val="24"/>
          <w:szCs w:val="24"/>
          <w:rtl w:val="0"/>
        </w:rPr>
        <w:t xml:space="preserve">Implement agency member management and recruitment communication.</w:t>
      </w:r>
      <w:r w:rsidDel="00000000" w:rsidR="00000000" w:rsidRPr="00000000">
        <w:rPr>
          <w:rtl w:val="0"/>
        </w:rPr>
      </w:r>
    </w:p>
    <w:p w:rsidR="00000000" w:rsidDel="00000000" w:rsidP="00000000" w:rsidRDefault="00000000" w:rsidRPr="00000000" w14:paraId="0000005E">
      <w:pPr>
        <w:numPr>
          <w:ilvl w:val="1"/>
          <w:numId w:val="2"/>
        </w:numPr>
        <w:spacing w:line="480" w:lineRule="auto"/>
        <w:ind w:left="2160" w:hanging="360"/>
        <w:jc w:val="both"/>
        <w:rPr/>
      </w:pPr>
      <w:r w:rsidDel="00000000" w:rsidR="00000000" w:rsidRPr="00000000">
        <w:rPr>
          <w:sz w:val="24"/>
          <w:szCs w:val="24"/>
          <w:rtl w:val="0"/>
        </w:rPr>
        <w:t xml:space="preserve">Implement reporting and dashboard functions for recruitment monitoring.</w:t>
      </w:r>
      <w:r w:rsidDel="00000000" w:rsidR="00000000" w:rsidRPr="00000000">
        <w:rPr>
          <w:rtl w:val="0"/>
        </w:rPr>
      </w:r>
    </w:p>
    <w:p w:rsidR="00000000" w:rsidDel="00000000" w:rsidP="00000000" w:rsidRDefault="00000000" w:rsidRPr="00000000" w14:paraId="0000005F">
      <w:pPr>
        <w:numPr>
          <w:ilvl w:val="0"/>
          <w:numId w:val="2"/>
        </w:numPr>
        <w:spacing w:line="480" w:lineRule="auto"/>
        <w:ind w:left="1440" w:hanging="360"/>
        <w:jc w:val="both"/>
        <w:rPr/>
      </w:pPr>
      <w:r w:rsidDel="00000000" w:rsidR="00000000" w:rsidRPr="00000000">
        <w:rPr>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Develop the Employer Module of the proposed recruitment platform.</w:t>
      </w:r>
      <w:r w:rsidDel="00000000" w:rsidR="00000000" w:rsidRPr="00000000">
        <w:rPr>
          <w:rtl w:val="0"/>
        </w:rPr>
      </w:r>
    </w:p>
    <w:p w:rsidR="00000000" w:rsidDel="00000000" w:rsidP="00000000" w:rsidRDefault="00000000" w:rsidRPr="00000000" w14:paraId="00000060">
      <w:pPr>
        <w:numPr>
          <w:ilvl w:val="1"/>
          <w:numId w:val="2"/>
        </w:numPr>
        <w:spacing w:line="480" w:lineRule="auto"/>
        <w:ind w:left="2160" w:hanging="360"/>
        <w:jc w:val="both"/>
        <w:rPr>
          <w:sz w:val="24"/>
          <w:szCs w:val="24"/>
        </w:rPr>
      </w:pPr>
      <w:r w:rsidDel="00000000" w:rsidR="00000000" w:rsidRPr="00000000">
        <w:rPr>
          <w:sz w:val="24"/>
          <w:szCs w:val="24"/>
          <w:rtl w:val="0"/>
        </w:rPr>
        <w:t xml:space="preserve">Applicants Module</w:t>
      </w:r>
      <w:r w:rsidDel="00000000" w:rsidR="00000000" w:rsidRPr="00000000">
        <w:rPr>
          <w:rtl w:val="0"/>
        </w:rPr>
      </w:r>
    </w:p>
    <w:p w:rsidR="00000000" w:rsidDel="00000000" w:rsidP="00000000" w:rsidRDefault="00000000" w:rsidRPr="00000000" w14:paraId="00000061">
      <w:pPr>
        <w:numPr>
          <w:ilvl w:val="2"/>
          <w:numId w:val="2"/>
        </w:numPr>
        <w:spacing w:line="480" w:lineRule="auto"/>
        <w:ind w:left="2880" w:hanging="360"/>
        <w:jc w:val="both"/>
        <w:rPr>
          <w:sz w:val="24"/>
          <w:szCs w:val="24"/>
        </w:rPr>
      </w:pPr>
      <w:r w:rsidDel="00000000" w:rsidR="00000000" w:rsidRPr="00000000">
        <w:rPr>
          <w:sz w:val="24"/>
          <w:szCs w:val="24"/>
          <w:rtl w:val="0"/>
        </w:rPr>
        <w:t xml:space="preserve">Login</w:t>
      </w:r>
      <w:r w:rsidDel="00000000" w:rsidR="00000000" w:rsidRPr="00000000">
        <w:rPr>
          <w:rtl w:val="0"/>
        </w:rPr>
      </w:r>
    </w:p>
    <w:p w:rsidR="00000000" w:rsidDel="00000000" w:rsidP="00000000" w:rsidRDefault="00000000" w:rsidRPr="00000000" w14:paraId="00000062">
      <w:pPr>
        <w:numPr>
          <w:ilvl w:val="2"/>
          <w:numId w:val="2"/>
        </w:numPr>
        <w:spacing w:line="480" w:lineRule="auto"/>
        <w:ind w:left="2880" w:hanging="360"/>
        <w:jc w:val="both"/>
        <w:rPr>
          <w:sz w:val="24"/>
          <w:szCs w:val="24"/>
        </w:rPr>
      </w:pPr>
      <w:r w:rsidDel="00000000" w:rsidR="00000000" w:rsidRPr="00000000">
        <w:rPr>
          <w:sz w:val="24"/>
          <w:szCs w:val="24"/>
          <w:rtl w:val="0"/>
        </w:rPr>
        <w:t xml:space="preserve">Application </w:t>
      </w:r>
      <w:r w:rsidDel="00000000" w:rsidR="00000000" w:rsidRPr="00000000">
        <w:rPr>
          <w:rtl w:val="0"/>
        </w:rPr>
      </w:r>
    </w:p>
    <w:p w:rsidR="00000000" w:rsidDel="00000000" w:rsidP="00000000" w:rsidRDefault="00000000" w:rsidRPr="00000000" w14:paraId="00000063">
      <w:pPr>
        <w:numPr>
          <w:ilvl w:val="3"/>
          <w:numId w:val="2"/>
        </w:numPr>
        <w:spacing w:line="480" w:lineRule="auto"/>
        <w:ind w:left="3600" w:hanging="360"/>
        <w:jc w:val="both"/>
        <w:rPr>
          <w:sz w:val="24"/>
          <w:szCs w:val="24"/>
        </w:rPr>
      </w:pPr>
      <w:r w:rsidDel="00000000" w:rsidR="00000000" w:rsidRPr="00000000">
        <w:rPr>
          <w:rtl w:val="0"/>
        </w:rPr>
      </w:r>
    </w:p>
    <w:p w:rsidR="00000000" w:rsidDel="00000000" w:rsidP="00000000" w:rsidRDefault="00000000" w:rsidRPr="00000000" w14:paraId="00000064">
      <w:pPr>
        <w:numPr>
          <w:ilvl w:val="2"/>
          <w:numId w:val="2"/>
        </w:numPr>
        <w:spacing w:line="480" w:lineRule="auto"/>
        <w:ind w:left="2880" w:hanging="360"/>
        <w:jc w:val="both"/>
        <w:rPr>
          <w:sz w:val="24"/>
          <w:szCs w:val="24"/>
        </w:rPr>
      </w:pPr>
      <w:r w:rsidDel="00000000" w:rsidR="00000000" w:rsidRPr="00000000">
        <w:rPr>
          <w:sz w:val="24"/>
          <w:szCs w:val="24"/>
          <w:rtl w:val="0"/>
        </w:rPr>
        <w:t xml:space="preserve">Scheduling</w:t>
      </w:r>
      <w:r w:rsidDel="00000000" w:rsidR="00000000" w:rsidRPr="00000000">
        <w:rPr>
          <w:rtl w:val="0"/>
        </w:rPr>
      </w:r>
    </w:p>
    <w:p w:rsidR="00000000" w:rsidDel="00000000" w:rsidP="00000000" w:rsidRDefault="00000000" w:rsidRPr="00000000" w14:paraId="00000065">
      <w:pPr>
        <w:numPr>
          <w:ilvl w:val="3"/>
          <w:numId w:val="2"/>
        </w:numPr>
        <w:spacing w:line="480" w:lineRule="auto"/>
        <w:ind w:left="3600" w:hanging="360"/>
        <w:jc w:val="both"/>
        <w:rPr>
          <w:sz w:val="24"/>
          <w:szCs w:val="24"/>
        </w:rPr>
      </w:pPr>
      <w:r w:rsidDel="00000000" w:rsidR="00000000" w:rsidRPr="00000000">
        <w:rPr>
          <w:sz w:val="24"/>
          <w:szCs w:val="24"/>
          <w:rtl w:val="0"/>
        </w:rPr>
        <w:t xml:space="preserve">Initial </w:t>
      </w:r>
      <w:r w:rsidDel="00000000" w:rsidR="00000000" w:rsidRPr="00000000">
        <w:rPr>
          <w:rtl w:val="0"/>
        </w:rPr>
      </w:r>
    </w:p>
    <w:p w:rsidR="00000000" w:rsidDel="00000000" w:rsidP="00000000" w:rsidRDefault="00000000" w:rsidRPr="00000000" w14:paraId="00000066">
      <w:pPr>
        <w:numPr>
          <w:ilvl w:val="3"/>
          <w:numId w:val="2"/>
        </w:numPr>
        <w:spacing w:line="480" w:lineRule="auto"/>
        <w:ind w:left="3600" w:hanging="360"/>
        <w:jc w:val="both"/>
        <w:rPr>
          <w:sz w:val="24"/>
          <w:szCs w:val="24"/>
        </w:rPr>
      </w:pPr>
      <w:r w:rsidDel="00000000" w:rsidR="00000000" w:rsidRPr="00000000">
        <w:rPr>
          <w:sz w:val="24"/>
          <w:szCs w:val="24"/>
          <w:rtl w:val="0"/>
        </w:rPr>
        <w:t xml:space="preserve">Skill Assessment </w:t>
      </w:r>
      <w:r w:rsidDel="00000000" w:rsidR="00000000" w:rsidRPr="00000000">
        <w:rPr>
          <w:rtl w:val="0"/>
        </w:rPr>
      </w:r>
    </w:p>
    <w:p w:rsidR="00000000" w:rsidDel="00000000" w:rsidP="00000000" w:rsidRDefault="00000000" w:rsidRPr="00000000" w14:paraId="00000067">
      <w:pPr>
        <w:numPr>
          <w:ilvl w:val="3"/>
          <w:numId w:val="2"/>
        </w:numPr>
        <w:spacing w:line="480" w:lineRule="auto"/>
        <w:ind w:left="3600" w:hanging="360"/>
        <w:jc w:val="both"/>
        <w:rPr>
          <w:sz w:val="24"/>
          <w:szCs w:val="24"/>
        </w:rPr>
      </w:pPr>
      <w:r w:rsidDel="00000000" w:rsidR="00000000" w:rsidRPr="00000000">
        <w:rPr>
          <w:sz w:val="24"/>
          <w:szCs w:val="24"/>
          <w:rtl w:val="0"/>
        </w:rPr>
        <w:t xml:space="preserve">Final Interview  </w:t>
      </w:r>
      <w:r w:rsidDel="00000000" w:rsidR="00000000" w:rsidRPr="00000000">
        <w:rPr>
          <w:rtl w:val="0"/>
        </w:rPr>
      </w:r>
    </w:p>
    <w:p w:rsidR="00000000" w:rsidDel="00000000" w:rsidP="00000000" w:rsidRDefault="00000000" w:rsidRPr="00000000" w14:paraId="00000068">
      <w:pPr>
        <w:numPr>
          <w:ilvl w:val="1"/>
          <w:numId w:val="2"/>
        </w:numPr>
        <w:spacing w:line="480" w:lineRule="auto"/>
        <w:ind w:left="2160" w:hanging="360"/>
        <w:jc w:val="both"/>
        <w:rPr>
          <w:sz w:val="24"/>
          <w:szCs w:val="24"/>
        </w:rPr>
      </w:pPr>
      <w:r w:rsidDel="00000000" w:rsidR="00000000" w:rsidRPr="00000000">
        <w:rPr>
          <w:sz w:val="24"/>
          <w:szCs w:val="24"/>
          <w:rtl w:val="0"/>
        </w:rPr>
        <w:t xml:space="preserve">Employer Module</w:t>
      </w:r>
      <w:r w:rsidDel="00000000" w:rsidR="00000000" w:rsidRPr="00000000">
        <w:rPr>
          <w:rtl w:val="0"/>
        </w:rPr>
      </w:r>
    </w:p>
    <w:p w:rsidR="00000000" w:rsidDel="00000000" w:rsidP="00000000" w:rsidRDefault="00000000" w:rsidRPr="00000000" w14:paraId="00000069">
      <w:pPr>
        <w:numPr>
          <w:ilvl w:val="2"/>
          <w:numId w:val="2"/>
        </w:numPr>
        <w:spacing w:line="480" w:lineRule="auto"/>
        <w:ind w:left="2880" w:hanging="360"/>
        <w:jc w:val="both"/>
        <w:rPr>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A">
      <w:pPr>
        <w:numPr>
          <w:ilvl w:val="1"/>
          <w:numId w:val="2"/>
        </w:numPr>
        <w:spacing w:line="480" w:lineRule="auto"/>
        <w:ind w:left="2160" w:hanging="360"/>
        <w:jc w:val="both"/>
        <w:rPr/>
      </w:pPr>
      <w:r w:rsidDel="00000000" w:rsidR="00000000" w:rsidRPr="00000000">
        <w:rPr>
          <w:sz w:val="24"/>
          <w:szCs w:val="24"/>
          <w:rtl w:val="0"/>
        </w:rPr>
        <w:t xml:space="preserve">Implement employer authentication and account management.</w:t>
      </w:r>
      <w:r w:rsidDel="00000000" w:rsidR="00000000" w:rsidRPr="00000000">
        <w:rPr>
          <w:rtl w:val="0"/>
        </w:rPr>
      </w:r>
    </w:p>
    <w:p w:rsidR="00000000" w:rsidDel="00000000" w:rsidP="00000000" w:rsidRDefault="00000000" w:rsidRPr="00000000" w14:paraId="0000006B">
      <w:pPr>
        <w:numPr>
          <w:ilvl w:val="1"/>
          <w:numId w:val="2"/>
        </w:numPr>
        <w:spacing w:line="480" w:lineRule="auto"/>
        <w:ind w:left="2160" w:hanging="360"/>
        <w:jc w:val="both"/>
        <w:rPr/>
      </w:pPr>
      <w:r w:rsidDel="00000000" w:rsidR="00000000" w:rsidRPr="00000000">
        <w:rPr>
          <w:sz w:val="24"/>
          <w:szCs w:val="24"/>
          <w:rtl w:val="0"/>
        </w:rPr>
        <w:t xml:space="preserve">Implement employer company profile management.</w:t>
      </w:r>
      <w:r w:rsidDel="00000000" w:rsidR="00000000" w:rsidRPr="00000000">
        <w:rPr>
          <w:rtl w:val="0"/>
        </w:rPr>
      </w:r>
    </w:p>
    <w:p w:rsidR="00000000" w:rsidDel="00000000" w:rsidP="00000000" w:rsidRDefault="00000000" w:rsidRPr="00000000" w14:paraId="0000006C">
      <w:pPr>
        <w:numPr>
          <w:ilvl w:val="1"/>
          <w:numId w:val="2"/>
        </w:numPr>
        <w:spacing w:line="480" w:lineRule="auto"/>
        <w:ind w:left="2160" w:hanging="360"/>
        <w:jc w:val="both"/>
        <w:rPr/>
      </w:pPr>
      <w:r w:rsidDel="00000000" w:rsidR="00000000" w:rsidRPr="00000000">
        <w:rPr>
          <w:sz w:val="24"/>
          <w:szCs w:val="24"/>
          <w:rtl w:val="0"/>
        </w:rPr>
        <w:t xml:space="preserve">Implement employer inquiry and job order management.</w:t>
      </w:r>
      <w:r w:rsidDel="00000000" w:rsidR="00000000" w:rsidRPr="00000000">
        <w:rPr>
          <w:rtl w:val="0"/>
        </w:rPr>
      </w:r>
    </w:p>
    <w:p w:rsidR="00000000" w:rsidDel="00000000" w:rsidP="00000000" w:rsidRDefault="00000000" w:rsidRPr="00000000" w14:paraId="0000006D">
      <w:pPr>
        <w:numPr>
          <w:ilvl w:val="1"/>
          <w:numId w:val="2"/>
        </w:numPr>
        <w:spacing w:line="480" w:lineRule="auto"/>
        <w:ind w:left="2160" w:hanging="360"/>
        <w:jc w:val="both"/>
        <w:rPr/>
      </w:pPr>
      <w:r w:rsidDel="00000000" w:rsidR="00000000" w:rsidRPr="00000000">
        <w:rPr>
          <w:sz w:val="24"/>
          <w:szCs w:val="24"/>
          <w:rtl w:val="0"/>
        </w:rPr>
        <w:t xml:space="preserve">Implement endorsed candidate viewing and evaluation.</w:t>
      </w:r>
      <w:r w:rsidDel="00000000" w:rsidR="00000000" w:rsidRPr="00000000">
        <w:rPr>
          <w:rtl w:val="0"/>
        </w:rPr>
      </w:r>
    </w:p>
    <w:p w:rsidR="00000000" w:rsidDel="00000000" w:rsidP="00000000" w:rsidRDefault="00000000" w:rsidRPr="00000000" w14:paraId="0000006E">
      <w:pPr>
        <w:numPr>
          <w:ilvl w:val="1"/>
          <w:numId w:val="2"/>
        </w:numPr>
        <w:spacing w:line="480" w:lineRule="auto"/>
        <w:ind w:left="2160" w:hanging="360"/>
        <w:jc w:val="both"/>
        <w:rPr/>
      </w:pPr>
      <w:r w:rsidDel="00000000" w:rsidR="00000000" w:rsidRPr="00000000">
        <w:rPr>
          <w:sz w:val="24"/>
          <w:szCs w:val="24"/>
          <w:rtl w:val="0"/>
        </w:rPr>
        <w:t xml:space="preserve">Implement candidate acceptance and decline functions.</w:t>
      </w:r>
      <w:r w:rsidDel="00000000" w:rsidR="00000000" w:rsidRPr="00000000">
        <w:rPr>
          <w:rtl w:val="0"/>
        </w:rPr>
      </w:r>
    </w:p>
    <w:p w:rsidR="00000000" w:rsidDel="00000000" w:rsidP="00000000" w:rsidRDefault="00000000" w:rsidRPr="00000000" w14:paraId="0000006F">
      <w:pPr>
        <w:numPr>
          <w:ilvl w:val="1"/>
          <w:numId w:val="2"/>
        </w:numPr>
        <w:spacing w:line="480" w:lineRule="auto"/>
        <w:ind w:left="2160" w:hanging="360"/>
        <w:jc w:val="both"/>
        <w:rPr/>
      </w:pPr>
      <w:r w:rsidDel="00000000" w:rsidR="00000000" w:rsidRPr="00000000">
        <w:rPr>
          <w:sz w:val="24"/>
          <w:szCs w:val="24"/>
          <w:rtl w:val="0"/>
        </w:rPr>
        <w:t xml:space="preserve">Implement employer messaging, dashboard, and accessibility functions.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70">
      <w:pPr>
        <w:numPr>
          <w:ilvl w:val="0"/>
          <w:numId w:val="2"/>
        </w:numPr>
        <w:spacing w:line="480" w:lineRule="auto"/>
        <w:ind w:left="1440" w:hanging="360"/>
        <w:jc w:val="both"/>
        <w:rPr/>
      </w:pPr>
      <w:sdt>
        <w:sdtPr>
          <w:id w:val="-522539575"/>
          <w:tag w:val="goog_rdk_12"/>
        </w:sdtPr>
        <w:sdtContent>
          <w:commentRangeStart w:id="9"/>
        </w:sdtContent>
      </w:sdt>
      <w:r w:rsidDel="00000000" w:rsidR="00000000" w:rsidRPr="00000000">
        <w:rPr>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Implement intelligent candidate-job matching using Sentence-BERT (SBERT).</w:t>
      </w:r>
      <w:r w:rsidDel="00000000" w:rsidR="00000000" w:rsidRPr="00000000">
        <w:rPr>
          <w:rtl w:val="0"/>
        </w:rPr>
      </w:r>
    </w:p>
    <w:p w:rsidR="00000000" w:rsidDel="00000000" w:rsidP="00000000" w:rsidRDefault="00000000" w:rsidRPr="00000000" w14:paraId="00000071">
      <w:pPr>
        <w:numPr>
          <w:ilvl w:val="1"/>
          <w:numId w:val="2"/>
        </w:numPr>
        <w:spacing w:line="480" w:lineRule="auto"/>
        <w:ind w:left="2160" w:hanging="360"/>
        <w:jc w:val="both"/>
        <w:rPr/>
      </w:pPr>
      <w:r w:rsidDel="00000000" w:rsidR="00000000" w:rsidRPr="00000000">
        <w:rPr>
          <w:sz w:val="24"/>
          <w:szCs w:val="24"/>
          <w:rtl w:val="0"/>
        </w:rPr>
        <w:t xml:space="preserve">Preprocess relevant applicant and job-related textual information.</w:t>
      </w:r>
      <w:r w:rsidDel="00000000" w:rsidR="00000000" w:rsidRPr="00000000">
        <w:rPr>
          <w:rtl w:val="0"/>
        </w:rPr>
      </w:r>
    </w:p>
    <w:p w:rsidR="00000000" w:rsidDel="00000000" w:rsidP="00000000" w:rsidRDefault="00000000" w:rsidRPr="00000000" w14:paraId="00000072">
      <w:pPr>
        <w:numPr>
          <w:ilvl w:val="1"/>
          <w:numId w:val="2"/>
        </w:numPr>
        <w:spacing w:line="480" w:lineRule="auto"/>
        <w:ind w:left="2160" w:hanging="360"/>
        <w:jc w:val="both"/>
        <w:rPr/>
      </w:pPr>
      <w:r w:rsidDel="00000000" w:rsidR="00000000" w:rsidRPr="00000000">
        <w:rPr>
          <w:sz w:val="24"/>
          <w:szCs w:val="24"/>
          <w:rtl w:val="0"/>
        </w:rPr>
        <w:t xml:space="preserve">Generate semantic representations of applicant and job information using Sentence-BERT (SBERT).</w:t>
      </w:r>
      <w:r w:rsidDel="00000000" w:rsidR="00000000" w:rsidRPr="00000000">
        <w:rPr>
          <w:rtl w:val="0"/>
        </w:rPr>
      </w:r>
    </w:p>
    <w:p w:rsidR="00000000" w:rsidDel="00000000" w:rsidP="00000000" w:rsidRDefault="00000000" w:rsidRPr="00000000" w14:paraId="00000073">
      <w:pPr>
        <w:numPr>
          <w:ilvl w:val="1"/>
          <w:numId w:val="2"/>
        </w:numPr>
        <w:spacing w:line="480" w:lineRule="auto"/>
        <w:ind w:left="2160" w:hanging="360"/>
        <w:jc w:val="both"/>
        <w:rPr/>
      </w:pPr>
      <w:r w:rsidDel="00000000" w:rsidR="00000000" w:rsidRPr="00000000">
        <w:rPr>
          <w:sz w:val="24"/>
          <w:szCs w:val="24"/>
          <w:rtl w:val="0"/>
        </w:rPr>
        <w:t xml:space="preserve">Calculate the semantic similarity between applicant information and job requirements.</w:t>
      </w:r>
      <w:r w:rsidDel="00000000" w:rsidR="00000000" w:rsidRPr="00000000">
        <w:rPr>
          <w:rtl w:val="0"/>
        </w:rPr>
      </w:r>
    </w:p>
    <w:p w:rsidR="00000000" w:rsidDel="00000000" w:rsidP="00000000" w:rsidRDefault="00000000" w:rsidRPr="00000000" w14:paraId="00000074">
      <w:pPr>
        <w:numPr>
          <w:ilvl w:val="1"/>
          <w:numId w:val="2"/>
        </w:numPr>
        <w:spacing w:line="480" w:lineRule="auto"/>
        <w:ind w:left="2160" w:hanging="360"/>
        <w:jc w:val="both"/>
        <w:rPr/>
      </w:pPr>
      <w:r w:rsidDel="00000000" w:rsidR="00000000" w:rsidRPr="00000000">
        <w:rPr>
          <w:sz w:val="24"/>
          <w:szCs w:val="24"/>
          <w:rtl w:val="0"/>
        </w:rPr>
        <w:t xml:space="preserve">Generate candidate-job similarity scores and rankings.</w:t>
      </w:r>
      <w:r w:rsidDel="00000000" w:rsidR="00000000" w:rsidRPr="00000000">
        <w:rPr>
          <w:rtl w:val="0"/>
        </w:rPr>
      </w:r>
    </w:p>
    <w:p w:rsidR="00000000" w:rsidDel="00000000" w:rsidP="00000000" w:rsidRDefault="00000000" w:rsidRPr="00000000" w14:paraId="00000075">
      <w:pPr>
        <w:numPr>
          <w:ilvl w:val="1"/>
          <w:numId w:val="2"/>
        </w:numPr>
        <w:spacing w:line="480" w:lineRule="auto"/>
        <w:ind w:left="2160" w:hanging="360"/>
        <w:jc w:val="both"/>
        <w:rPr/>
      </w:pPr>
      <w:r w:rsidDel="00000000" w:rsidR="00000000" w:rsidRPr="00000000">
        <w:rPr>
          <w:sz w:val="24"/>
          <w:szCs w:val="24"/>
          <w:rtl w:val="0"/>
        </w:rPr>
        <w:t xml:space="preserve">Present the matching results as decision-support information while retaining human authority over final recruitment decisions.</w:t>
      </w:r>
      <w:r w:rsidDel="00000000" w:rsidR="00000000" w:rsidRPr="00000000">
        <w:rPr>
          <w:rtl w:val="0"/>
        </w:rPr>
      </w:r>
    </w:p>
    <w:p w:rsidR="00000000" w:rsidDel="00000000" w:rsidP="00000000" w:rsidRDefault="00000000" w:rsidRPr="00000000" w14:paraId="00000076">
      <w:pPr>
        <w:numPr>
          <w:ilvl w:val="0"/>
          <w:numId w:val="2"/>
        </w:numPr>
        <w:spacing w:line="480" w:lineRule="auto"/>
        <w:ind w:left="1440" w:hanging="360"/>
        <w:jc w:val="both"/>
        <w:rPr/>
      </w:pPr>
      <w:r w:rsidDel="00000000" w:rsidR="00000000" w:rsidRPr="00000000">
        <w:rPr>
          <w:sz w:val="24"/>
          <w:szCs w:val="24"/>
          <w:rtl w:val="0"/>
        </w:rPr>
        <w:t xml:space="preserve">Evaluate the developed recruitment platform.</w:t>
      </w:r>
      <w:r w:rsidDel="00000000" w:rsidR="00000000" w:rsidRPr="00000000">
        <w:rPr>
          <w:rtl w:val="0"/>
        </w:rPr>
      </w:r>
    </w:p>
    <w:p w:rsidR="00000000" w:rsidDel="00000000" w:rsidP="00000000" w:rsidRDefault="00000000" w:rsidRPr="00000000" w14:paraId="00000077">
      <w:pPr>
        <w:numPr>
          <w:ilvl w:val="1"/>
          <w:numId w:val="2"/>
        </w:numPr>
        <w:spacing w:line="480" w:lineRule="auto"/>
        <w:ind w:left="2160" w:hanging="360"/>
        <w:jc w:val="both"/>
        <w:rPr/>
      </w:pPr>
      <w:r w:rsidDel="00000000" w:rsidR="00000000" w:rsidRPr="00000000">
        <w:rPr>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Conduct functional testing of the implemented system features.</w:t>
      </w:r>
      <w:r w:rsidDel="00000000" w:rsidR="00000000" w:rsidRPr="00000000">
        <w:rPr>
          <w:rtl w:val="0"/>
        </w:rPr>
      </w:r>
    </w:p>
    <w:p w:rsidR="00000000" w:rsidDel="00000000" w:rsidP="00000000" w:rsidRDefault="00000000" w:rsidRPr="00000000" w14:paraId="00000078">
      <w:pPr>
        <w:numPr>
          <w:ilvl w:val="1"/>
          <w:numId w:val="2"/>
        </w:numPr>
        <w:spacing w:line="480" w:lineRule="auto"/>
        <w:ind w:left="2160" w:hanging="360"/>
        <w:jc w:val="both"/>
        <w:rPr/>
      </w:pPr>
      <w:r w:rsidDel="00000000" w:rsidR="00000000" w:rsidRPr="00000000">
        <w:rPr>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Evaluate the functional suitability of the system in terms of:</w:t>
      </w:r>
      <w:r w:rsidDel="00000000" w:rsidR="00000000" w:rsidRPr="00000000">
        <w:rPr>
          <w:rtl w:val="0"/>
        </w:rPr>
      </w:r>
    </w:p>
    <w:p w:rsidR="00000000" w:rsidDel="00000000" w:rsidP="00000000" w:rsidRDefault="00000000" w:rsidRPr="00000000" w14:paraId="00000079">
      <w:pPr>
        <w:numPr>
          <w:ilvl w:val="2"/>
          <w:numId w:val="2"/>
        </w:numPr>
        <w:spacing w:line="480" w:lineRule="auto"/>
        <w:ind w:left="2880" w:hanging="360"/>
        <w:jc w:val="both"/>
        <w:rPr/>
      </w:pPr>
      <w:r w:rsidDel="00000000" w:rsidR="00000000" w:rsidRPr="00000000">
        <w:rPr>
          <w:sz w:val="24"/>
          <w:szCs w:val="24"/>
          <w:rtl w:val="0"/>
        </w:rPr>
        <w:t xml:space="preserve">Functional completeness;</w:t>
      </w:r>
      <w:r w:rsidDel="00000000" w:rsidR="00000000" w:rsidRPr="00000000">
        <w:rPr>
          <w:rtl w:val="0"/>
        </w:rPr>
      </w:r>
    </w:p>
    <w:p w:rsidR="00000000" w:rsidDel="00000000" w:rsidP="00000000" w:rsidRDefault="00000000" w:rsidRPr="00000000" w14:paraId="0000007A">
      <w:pPr>
        <w:numPr>
          <w:ilvl w:val="2"/>
          <w:numId w:val="2"/>
        </w:numPr>
        <w:spacing w:line="480" w:lineRule="auto"/>
        <w:ind w:left="288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Functional correctness; and</w:t>
      </w:r>
      <w:r w:rsidDel="00000000" w:rsidR="00000000" w:rsidRPr="00000000">
        <w:rPr>
          <w:rtl w:val="0"/>
        </w:rPr>
      </w:r>
    </w:p>
    <w:p w:rsidR="00000000" w:rsidDel="00000000" w:rsidP="00000000" w:rsidRDefault="00000000" w:rsidRPr="00000000" w14:paraId="0000007B">
      <w:pPr>
        <w:numPr>
          <w:ilvl w:val="2"/>
          <w:numId w:val="2"/>
        </w:numPr>
        <w:spacing w:line="480" w:lineRule="auto"/>
        <w:ind w:left="2880" w:hanging="360"/>
        <w:jc w:val="both"/>
        <w:rPr/>
      </w:pPr>
      <w:r w:rsidDel="00000000" w:rsidR="00000000" w:rsidRPr="00000000">
        <w:rPr>
          <w:sz w:val="24"/>
          <w:szCs w:val="24"/>
          <w:rtl w:val="0"/>
        </w:rPr>
        <w:t xml:space="preserve">Functional appropriateness.</w:t>
      </w:r>
      <w:r w:rsidDel="00000000" w:rsidR="00000000" w:rsidRPr="00000000">
        <w:rPr>
          <w:rtl w:val="0"/>
        </w:rPr>
      </w:r>
    </w:p>
    <w:p w:rsidR="00000000" w:rsidDel="00000000" w:rsidP="00000000" w:rsidRDefault="00000000" w:rsidRPr="00000000" w14:paraId="0000007C">
      <w:pPr>
        <w:numPr>
          <w:ilvl w:val="1"/>
          <w:numId w:val="2"/>
        </w:numPr>
        <w:spacing w:line="480" w:lineRule="auto"/>
        <w:ind w:left="2160" w:hanging="360"/>
        <w:jc w:val="both"/>
        <w:rPr/>
      </w:pPr>
      <w:r w:rsidDel="00000000" w:rsidR="00000000" w:rsidRPr="00000000">
        <w:rPr>
          <w:sz w:val="24"/>
          <w:szCs w:val="24"/>
          <w:rtl w:val="0"/>
        </w:rPr>
        <w:t xml:space="preserve">Evaluate the usability of the system from the perspective of its intended end users.</w:t>
      </w:r>
      <w:r w:rsidDel="00000000" w:rsidR="00000000" w:rsidRPr="00000000">
        <w:rPr>
          <w:rtl w:val="0"/>
        </w:rPr>
      </w:r>
    </w:p>
    <w:p w:rsidR="00000000" w:rsidDel="00000000" w:rsidP="00000000" w:rsidRDefault="00000000" w:rsidRPr="00000000" w14:paraId="0000007D">
      <w:pPr>
        <w:numPr>
          <w:ilvl w:val="1"/>
          <w:numId w:val="2"/>
        </w:numPr>
        <w:spacing w:line="480" w:lineRule="auto"/>
        <w:ind w:left="2160" w:hanging="360"/>
        <w:jc w:val="both"/>
        <w:rPr/>
      </w:pPr>
      <w:r w:rsidDel="00000000" w:rsidR="00000000" w:rsidRPr="00000000">
        <w:rPr>
          <w:sz w:val="24"/>
          <w:szCs w:val="24"/>
          <w:rtl w:val="0"/>
        </w:rPr>
        <w:t xml:space="preserve">Evaluate the performance efficiency and reliability of the system from a technical perspective.</w:t>
      </w:r>
      <w:r w:rsidDel="00000000" w:rsidR="00000000" w:rsidRPr="00000000">
        <w:rPr>
          <w:rtl w:val="0"/>
        </w:rPr>
      </w:r>
    </w:p>
    <w:p w:rsidR="00000000" w:rsidDel="00000000" w:rsidP="00000000" w:rsidRDefault="00000000" w:rsidRPr="00000000" w14:paraId="0000007E">
      <w:pPr>
        <w:numPr>
          <w:ilvl w:val="1"/>
          <w:numId w:val="2"/>
        </w:numPr>
        <w:spacing w:line="480" w:lineRule="auto"/>
        <w:ind w:left="2160" w:hanging="360"/>
        <w:jc w:val="both"/>
        <w:rPr/>
      </w:pPr>
      <w:r w:rsidDel="00000000" w:rsidR="00000000" w:rsidRPr="00000000">
        <w:rPr>
          <w:sz w:val="24"/>
          <w:szCs w:val="24"/>
          <w:rtl w:val="0"/>
        </w:rPr>
        <w:t xml:space="preserve">Evaluate the developed system based on applicable ISO/IEC 25010 software quality characteristics.</w:t>
      </w:r>
      <w:r w:rsidDel="00000000" w:rsidR="00000000" w:rsidRPr="00000000">
        <w:rPr>
          <w:rtl w:val="0"/>
        </w:rPr>
      </w:r>
    </w:p>
    <w:p w:rsidR="00000000" w:rsidDel="00000000" w:rsidP="00000000" w:rsidRDefault="00000000" w:rsidRPr="00000000" w14:paraId="0000007F">
      <w:pPr>
        <w:numPr>
          <w:ilvl w:val="0"/>
          <w:numId w:val="2"/>
        </w:numPr>
        <w:spacing w:line="480" w:lineRule="auto"/>
        <w:ind w:left="1440" w:hanging="360"/>
        <w:jc w:val="both"/>
        <w:rPr/>
      </w:pPr>
      <w:r w:rsidDel="00000000" w:rsidR="00000000" w:rsidRPr="00000000">
        <w:rPr>
          <w:sz w:val="24"/>
          <w:szCs w:val="24"/>
          <w:rtl w:val="0"/>
        </w:rPr>
        <w:t xml:space="preserve">Prepare the system documentation and deployment requirements.</w:t>
      </w:r>
      <w:r w:rsidDel="00000000" w:rsidR="00000000" w:rsidRPr="00000000">
        <w:rPr>
          <w:rtl w:val="0"/>
        </w:rPr>
      </w:r>
    </w:p>
    <w:p w:rsidR="00000000" w:rsidDel="00000000" w:rsidP="00000000" w:rsidRDefault="00000000" w:rsidRPr="00000000" w14:paraId="00000080">
      <w:pPr>
        <w:numPr>
          <w:ilvl w:val="1"/>
          <w:numId w:val="2"/>
        </w:numPr>
        <w:spacing w:line="480" w:lineRule="auto"/>
        <w:ind w:left="2160" w:hanging="360"/>
        <w:jc w:val="both"/>
        <w:rPr/>
      </w:pPr>
      <w:r w:rsidDel="00000000" w:rsidR="00000000" w:rsidRPr="00000000">
        <w:rPr>
          <w:sz w:val="24"/>
          <w:szCs w:val="24"/>
          <w:rtl w:val="0"/>
        </w:rPr>
        <w:t xml:space="preserve">Finalize the developed system prototype.</w:t>
      </w:r>
      <w:r w:rsidDel="00000000" w:rsidR="00000000" w:rsidRPr="00000000">
        <w:rPr>
          <w:rtl w:val="0"/>
        </w:rPr>
      </w:r>
    </w:p>
    <w:p w:rsidR="00000000" w:rsidDel="00000000" w:rsidP="00000000" w:rsidRDefault="00000000" w:rsidRPr="00000000" w14:paraId="00000081">
      <w:pPr>
        <w:numPr>
          <w:ilvl w:val="1"/>
          <w:numId w:val="2"/>
        </w:numPr>
        <w:spacing w:line="480" w:lineRule="auto"/>
        <w:ind w:left="2160" w:hanging="360"/>
        <w:jc w:val="both"/>
        <w:rPr/>
      </w:pPr>
      <w:r w:rsidDel="00000000" w:rsidR="00000000" w:rsidRPr="00000000">
        <w:rPr>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Prepare technical documentation covering:</w:t>
      </w:r>
      <w:r w:rsidDel="00000000" w:rsidR="00000000" w:rsidRPr="00000000">
        <w:rPr>
          <w:rtl w:val="0"/>
        </w:rPr>
      </w:r>
    </w:p>
    <w:p w:rsidR="00000000" w:rsidDel="00000000" w:rsidP="00000000" w:rsidRDefault="00000000" w:rsidRPr="00000000" w14:paraId="00000082">
      <w:pPr>
        <w:numPr>
          <w:ilvl w:val="2"/>
          <w:numId w:val="2"/>
        </w:numPr>
        <w:spacing w:line="480" w:lineRule="auto"/>
        <w:ind w:left="2880" w:hanging="360"/>
        <w:jc w:val="both"/>
        <w:rPr/>
      </w:pPr>
      <w:r w:rsidDel="00000000" w:rsidR="00000000" w:rsidRPr="00000000">
        <w:rPr>
          <w:sz w:val="24"/>
          <w:szCs w:val="24"/>
          <w:rtl w:val="0"/>
        </w:rPr>
        <w:t xml:space="preserve">System architecture;</w:t>
      </w:r>
      <w:r w:rsidDel="00000000" w:rsidR="00000000" w:rsidRPr="00000000">
        <w:rPr>
          <w:rtl w:val="0"/>
        </w:rPr>
      </w:r>
    </w:p>
    <w:p w:rsidR="00000000" w:rsidDel="00000000" w:rsidP="00000000" w:rsidRDefault="00000000" w:rsidRPr="00000000" w14:paraId="00000083">
      <w:pPr>
        <w:numPr>
          <w:ilvl w:val="2"/>
          <w:numId w:val="2"/>
        </w:numPr>
        <w:spacing w:line="480" w:lineRule="auto"/>
        <w:ind w:left="2880" w:hanging="360"/>
        <w:jc w:val="both"/>
        <w:rPr/>
      </w:pPr>
      <w:r w:rsidDel="00000000" w:rsidR="00000000" w:rsidRPr="00000000">
        <w:rPr>
          <w:sz w:val="24"/>
          <w:szCs w:val="24"/>
          <w:rtl w:val="0"/>
        </w:rPr>
        <w:t xml:space="preserve">Database structure;</w:t>
      </w:r>
      <w:r w:rsidDel="00000000" w:rsidR="00000000" w:rsidRPr="00000000">
        <w:rPr>
          <w:rtl w:val="0"/>
        </w:rPr>
      </w:r>
    </w:p>
    <w:p w:rsidR="00000000" w:rsidDel="00000000" w:rsidP="00000000" w:rsidRDefault="00000000" w:rsidRPr="00000000" w14:paraId="00000084">
      <w:pPr>
        <w:numPr>
          <w:ilvl w:val="2"/>
          <w:numId w:val="2"/>
        </w:numPr>
        <w:spacing w:line="480" w:lineRule="auto"/>
        <w:ind w:left="2880" w:hanging="360"/>
        <w:jc w:val="both"/>
        <w:rPr/>
      </w:pPr>
      <w:r w:rsidDel="00000000" w:rsidR="00000000" w:rsidRPr="00000000">
        <w:rPr>
          <w:sz w:val="24"/>
          <w:szCs w:val="24"/>
          <w:rtl w:val="0"/>
        </w:rPr>
        <w:t xml:space="preserve">System modules; and</w:t>
      </w:r>
      <w:r w:rsidDel="00000000" w:rsidR="00000000" w:rsidRPr="00000000">
        <w:rPr>
          <w:rtl w:val="0"/>
        </w:rPr>
      </w:r>
    </w:p>
    <w:p w:rsidR="00000000" w:rsidDel="00000000" w:rsidP="00000000" w:rsidRDefault="00000000" w:rsidRPr="00000000" w14:paraId="00000085">
      <w:pPr>
        <w:numPr>
          <w:ilvl w:val="2"/>
          <w:numId w:val="2"/>
        </w:numPr>
        <w:spacing w:line="480" w:lineRule="auto"/>
        <w:ind w:left="2880" w:hanging="360"/>
        <w:jc w:val="both"/>
        <w:rPr/>
      </w:pPr>
      <w:r w:rsidDel="00000000" w:rsidR="00000000" w:rsidRPr="00000000">
        <w:rPr>
          <w:sz w:val="24"/>
          <w:szCs w:val="24"/>
          <w:rtl w:val="0"/>
        </w:rPr>
        <w:t xml:space="preserve">Candidate-job matching component.</w:t>
      </w:r>
      <w:r w:rsidDel="00000000" w:rsidR="00000000" w:rsidRPr="00000000">
        <w:rPr>
          <w:rtl w:val="0"/>
        </w:rPr>
      </w:r>
    </w:p>
    <w:p w:rsidR="00000000" w:rsidDel="00000000" w:rsidP="00000000" w:rsidRDefault="00000000" w:rsidRPr="00000000" w14:paraId="00000086">
      <w:pPr>
        <w:numPr>
          <w:ilvl w:val="1"/>
          <w:numId w:val="2"/>
        </w:numPr>
        <w:spacing w:line="480" w:lineRule="auto"/>
        <w:ind w:left="2160" w:hanging="360"/>
        <w:jc w:val="both"/>
        <w:rPr/>
      </w:pPr>
      <w:r w:rsidDel="00000000" w:rsidR="00000000" w:rsidRPr="00000000">
        <w:rPr>
          <w:sz w:val="24"/>
          <w:szCs w:val="24"/>
          <w:rtl w:val="0"/>
        </w:rPr>
        <w:t xml:space="preserve">Prepare user documentation and guidelines for applicants, local agency staff, and employers or principals.</w:t>
      </w:r>
      <w:r w:rsidDel="00000000" w:rsidR="00000000" w:rsidRPr="00000000">
        <w:rPr>
          <w:rtl w:val="0"/>
        </w:rPr>
      </w:r>
    </w:p>
    <w:p w:rsidR="00000000" w:rsidDel="00000000" w:rsidP="00000000" w:rsidRDefault="00000000" w:rsidRPr="00000000" w14:paraId="00000087">
      <w:pPr>
        <w:numPr>
          <w:ilvl w:val="1"/>
          <w:numId w:val="2"/>
        </w:numPr>
        <w:spacing w:line="480" w:lineRule="auto"/>
        <w:ind w:left="2160" w:hanging="360"/>
        <w:jc w:val="both"/>
        <w:rPr/>
      </w:pPr>
      <w:r w:rsidDel="00000000" w:rsidR="00000000" w:rsidRPr="00000000">
        <w:rPr>
          <w:sz w:val="24"/>
          <w:szCs w:val="24"/>
          <w:rtl w:val="0"/>
        </w:rPr>
        <w:t xml:space="preserve">Prepare the system for proposed organizational use and future maintenance.</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88">
      <w:pPr>
        <w:spacing w:line="48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9">
      <w:pPr>
        <w:spacing w:line="480" w:lineRule="auto"/>
        <w:ind w:firstLine="720"/>
        <w:jc w:val="both"/>
        <w:rPr>
          <w:b w:val="1"/>
          <w:bCs w:val="1"/>
          <w:sz w:val="24"/>
          <w:szCs w:val="24"/>
        </w:rPr>
      </w:pPr>
      <w:sdt>
        <w:sdtPr>
          <w:id w:val="-1289084893"/>
          <w:tag w:val="goog_rdk_13"/>
        </w:sdtPr>
        <w:sdtContent>
          <w:commentRangeStart w:id="10"/>
        </w:sdtContent>
      </w:sdt>
      <w:r w:rsidDel="00000000" w:rsidR="00000000" w:rsidRPr="00000000">
        <w:rPr>
          <w:b w:val="1"/>
          <w:bCs w:val="1"/>
          <w:sz w:val="24"/>
          <w:szCs w:val="24"/>
          <w:rtl w:val="0"/>
        </w:rPr>
        <w:t xml:space="preserve">System Features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8A">
      <w:pPr>
        <w:spacing w:line="480" w:lineRule="auto"/>
        <w:ind w:firstLine="720"/>
        <w:jc w:val="both"/>
        <w:rPr>
          <w:sz w:val="24"/>
          <w:szCs w:val="24"/>
        </w:rPr>
      </w:pPr>
      <w:r w:rsidDel="00000000" w:rsidR="00000000" w:rsidRPr="00000000">
        <w:rPr>
          <w:sz w:val="24"/>
          <w:szCs w:val="24"/>
          <w:rtl w:val="0"/>
        </w:rPr>
        <w:t xml:space="preserve">The major features covered by the study are grouped into the following areas:</w:t>
      </w:r>
    </w:p>
    <w:p w:rsidR="00000000" w:rsidDel="00000000" w:rsidP="00000000" w:rsidRDefault="00000000" w:rsidRPr="00000000" w14:paraId="0000008B">
      <w:pPr>
        <w:numPr>
          <w:ilvl w:val="0"/>
          <w:numId w:val="3"/>
        </w:numPr>
        <w:spacing w:line="480" w:lineRule="auto"/>
        <w:ind w:left="720" w:hanging="360"/>
        <w:jc w:val="both"/>
        <w:rPr>
          <w:sz w:val="24"/>
          <w:szCs w:val="24"/>
        </w:rPr>
      </w:pPr>
      <w:r w:rsidDel="00000000" w:rsidR="00000000" w:rsidRPr="00000000">
        <w:rPr>
          <w:sz w:val="24"/>
          <w:szCs w:val="24"/>
          <w:rtl w:val="0"/>
        </w:rPr>
        <w:t xml:space="preserve">Recruitment Management Features</w:t>
      </w:r>
    </w:p>
    <w:p w:rsidR="00000000" w:rsidDel="00000000" w:rsidP="00000000" w:rsidRDefault="00000000" w:rsidRPr="00000000" w14:paraId="0000008C">
      <w:pPr>
        <w:numPr>
          <w:ilvl w:val="1"/>
          <w:numId w:val="3"/>
        </w:numPr>
        <w:spacing w:line="480" w:lineRule="auto"/>
        <w:ind w:left="1440" w:hanging="360"/>
        <w:jc w:val="both"/>
        <w:rPr>
          <w:sz w:val="24"/>
          <w:szCs w:val="24"/>
        </w:rPr>
      </w:pPr>
      <w:r w:rsidDel="00000000" w:rsidR="00000000" w:rsidRPr="00000000">
        <w:rPr>
          <w:sz w:val="24"/>
          <w:szCs w:val="24"/>
          <w:rtl w:val="0"/>
        </w:rPr>
        <w:t xml:space="preserve">Public Website</w:t>
      </w:r>
    </w:p>
    <w:p w:rsidR="00000000" w:rsidDel="00000000" w:rsidP="00000000" w:rsidRDefault="00000000" w:rsidRPr="00000000" w14:paraId="0000008D">
      <w:pPr>
        <w:numPr>
          <w:ilvl w:val="1"/>
          <w:numId w:val="3"/>
        </w:numPr>
        <w:spacing w:line="480" w:lineRule="auto"/>
        <w:ind w:left="1440" w:hanging="360"/>
        <w:jc w:val="both"/>
        <w:rPr>
          <w:sz w:val="24"/>
          <w:szCs w:val="24"/>
        </w:rPr>
      </w:pPr>
      <w:r w:rsidDel="00000000" w:rsidR="00000000" w:rsidRPr="00000000">
        <w:rPr>
          <w:sz w:val="24"/>
          <w:szCs w:val="24"/>
          <w:rtl w:val="0"/>
        </w:rPr>
        <w:t xml:space="preserve">Applicant Module</w:t>
      </w:r>
    </w:p>
    <w:p w:rsidR="00000000" w:rsidDel="00000000" w:rsidP="00000000" w:rsidRDefault="00000000" w:rsidRPr="00000000" w14:paraId="0000008E">
      <w:pPr>
        <w:numPr>
          <w:ilvl w:val="1"/>
          <w:numId w:val="3"/>
        </w:numPr>
        <w:spacing w:line="480" w:lineRule="auto"/>
        <w:ind w:left="1440" w:hanging="360"/>
        <w:jc w:val="both"/>
        <w:rPr>
          <w:sz w:val="24"/>
          <w:szCs w:val="24"/>
        </w:rPr>
      </w:pPr>
      <w:r w:rsidDel="00000000" w:rsidR="00000000" w:rsidRPr="00000000">
        <w:rPr>
          <w:sz w:val="24"/>
          <w:szCs w:val="24"/>
          <w:rtl w:val="0"/>
        </w:rPr>
        <w:t xml:space="preserve">Local Agency Module</w:t>
      </w:r>
    </w:p>
    <w:p w:rsidR="00000000" w:rsidDel="00000000" w:rsidP="00000000" w:rsidRDefault="00000000" w:rsidRPr="00000000" w14:paraId="0000008F">
      <w:pPr>
        <w:numPr>
          <w:ilvl w:val="1"/>
          <w:numId w:val="3"/>
        </w:numPr>
        <w:spacing w:line="480" w:lineRule="auto"/>
        <w:ind w:left="1440" w:hanging="360"/>
        <w:jc w:val="both"/>
        <w:rPr>
          <w:sz w:val="24"/>
          <w:szCs w:val="24"/>
        </w:rPr>
      </w:pPr>
      <w:r w:rsidDel="00000000" w:rsidR="00000000" w:rsidRPr="00000000">
        <w:rPr>
          <w:sz w:val="24"/>
          <w:szCs w:val="24"/>
          <w:rtl w:val="0"/>
        </w:rPr>
        <w:t xml:space="preserve">Employer Module</w:t>
      </w:r>
    </w:p>
    <w:p w:rsidR="00000000" w:rsidDel="00000000" w:rsidP="00000000" w:rsidRDefault="00000000" w:rsidRPr="00000000" w14:paraId="00000090">
      <w:pPr>
        <w:numPr>
          <w:ilvl w:val="1"/>
          <w:numId w:val="3"/>
        </w:numPr>
        <w:spacing w:line="480" w:lineRule="auto"/>
        <w:ind w:left="1440" w:hanging="360"/>
        <w:jc w:val="both"/>
        <w:rPr>
          <w:sz w:val="24"/>
          <w:szCs w:val="24"/>
        </w:rPr>
      </w:pPr>
      <w:r w:rsidDel="00000000" w:rsidR="00000000" w:rsidRPr="00000000">
        <w:rPr>
          <w:sz w:val="24"/>
          <w:szCs w:val="24"/>
          <w:rtl w:val="0"/>
        </w:rPr>
        <w:t xml:space="preserve">Applicant Tracking System</w:t>
      </w:r>
    </w:p>
    <w:p w:rsidR="00000000" w:rsidDel="00000000" w:rsidP="00000000" w:rsidRDefault="00000000" w:rsidRPr="00000000" w14:paraId="00000091">
      <w:pPr>
        <w:numPr>
          <w:ilvl w:val="1"/>
          <w:numId w:val="3"/>
        </w:numPr>
        <w:spacing w:line="480" w:lineRule="auto"/>
        <w:ind w:left="1440" w:hanging="360"/>
        <w:jc w:val="both"/>
        <w:rPr>
          <w:sz w:val="24"/>
          <w:szCs w:val="24"/>
        </w:rPr>
      </w:pPr>
      <w:r w:rsidDel="00000000" w:rsidR="00000000" w:rsidRPr="00000000">
        <w:rPr>
          <w:sz w:val="24"/>
          <w:szCs w:val="24"/>
          <w:rtl w:val="0"/>
        </w:rPr>
        <w:t xml:space="preserve">Account and Role Management</w:t>
      </w:r>
    </w:p>
    <w:p w:rsidR="00000000" w:rsidDel="00000000" w:rsidP="00000000" w:rsidRDefault="00000000" w:rsidRPr="00000000" w14:paraId="00000092">
      <w:pPr>
        <w:numPr>
          <w:ilvl w:val="1"/>
          <w:numId w:val="3"/>
        </w:numPr>
        <w:spacing w:line="480" w:lineRule="auto"/>
        <w:ind w:left="1440" w:hanging="360"/>
        <w:jc w:val="both"/>
        <w:rPr>
          <w:sz w:val="24"/>
          <w:szCs w:val="24"/>
        </w:rPr>
      </w:pPr>
      <w:r w:rsidDel="00000000" w:rsidR="00000000" w:rsidRPr="00000000">
        <w:rPr>
          <w:sz w:val="24"/>
          <w:szCs w:val="24"/>
          <w:rtl w:val="0"/>
        </w:rPr>
        <w:t xml:space="preserve">Messaging, Notifications, Reporting, and Dashboard Functions</w:t>
      </w:r>
    </w:p>
    <w:p w:rsidR="00000000" w:rsidDel="00000000" w:rsidP="00000000" w:rsidRDefault="00000000" w:rsidRPr="00000000" w14:paraId="00000093">
      <w:pPr>
        <w:numPr>
          <w:ilvl w:val="0"/>
          <w:numId w:val="3"/>
        </w:numPr>
        <w:spacing w:line="480" w:lineRule="auto"/>
        <w:ind w:left="720" w:hanging="360"/>
        <w:jc w:val="both"/>
        <w:rPr>
          <w:sz w:val="24"/>
          <w:szCs w:val="24"/>
        </w:rPr>
      </w:pPr>
      <w:r w:rsidDel="00000000" w:rsidR="00000000" w:rsidRPr="00000000">
        <w:rPr>
          <w:sz w:val="24"/>
          <w:szCs w:val="24"/>
          <w:rtl w:val="0"/>
        </w:rPr>
        <w:t xml:space="preserve">Intelligent Recruitment Features</w:t>
      </w:r>
    </w:p>
    <w:p w:rsidR="00000000" w:rsidDel="00000000" w:rsidP="00000000" w:rsidRDefault="00000000" w:rsidRPr="00000000" w14:paraId="00000094">
      <w:pPr>
        <w:numPr>
          <w:ilvl w:val="1"/>
          <w:numId w:val="3"/>
        </w:numPr>
        <w:spacing w:line="480" w:lineRule="auto"/>
        <w:ind w:left="1440" w:hanging="360"/>
        <w:jc w:val="both"/>
        <w:rPr>
          <w:sz w:val="24"/>
          <w:szCs w:val="24"/>
        </w:rPr>
      </w:pPr>
      <w:r w:rsidDel="00000000" w:rsidR="00000000" w:rsidRPr="00000000">
        <w:rPr>
          <w:sz w:val="24"/>
          <w:szCs w:val="24"/>
          <w:rtl w:val="0"/>
        </w:rPr>
        <w:t xml:space="preserve">Applicant and resume information processing</w:t>
      </w:r>
    </w:p>
    <w:p w:rsidR="00000000" w:rsidDel="00000000" w:rsidP="00000000" w:rsidRDefault="00000000" w:rsidRPr="00000000" w14:paraId="00000095">
      <w:pPr>
        <w:numPr>
          <w:ilvl w:val="1"/>
          <w:numId w:val="3"/>
        </w:numPr>
        <w:spacing w:line="480" w:lineRule="auto"/>
        <w:ind w:left="1440" w:hanging="360"/>
        <w:jc w:val="both"/>
        <w:rPr>
          <w:sz w:val="24"/>
          <w:szCs w:val="24"/>
        </w:rPr>
      </w:pPr>
      <w:r w:rsidDel="00000000" w:rsidR="00000000" w:rsidRPr="00000000">
        <w:rPr>
          <w:sz w:val="24"/>
          <w:szCs w:val="24"/>
          <w:rtl w:val="0"/>
        </w:rPr>
        <w:t xml:space="preserve">Job requirement processing</w:t>
      </w:r>
    </w:p>
    <w:p w:rsidR="00000000" w:rsidDel="00000000" w:rsidP="00000000" w:rsidRDefault="00000000" w:rsidRPr="00000000" w14:paraId="00000096">
      <w:pPr>
        <w:numPr>
          <w:ilvl w:val="1"/>
          <w:numId w:val="3"/>
        </w:numPr>
        <w:spacing w:line="480" w:lineRule="auto"/>
        <w:ind w:left="1440" w:hanging="360"/>
        <w:jc w:val="both"/>
        <w:rPr>
          <w:sz w:val="24"/>
          <w:szCs w:val="24"/>
        </w:rPr>
      </w:pPr>
      <w:r w:rsidDel="00000000" w:rsidR="00000000" w:rsidRPr="00000000">
        <w:rPr>
          <w:sz w:val="24"/>
          <w:szCs w:val="24"/>
          <w:rtl w:val="0"/>
        </w:rPr>
        <w:t xml:space="preserve">SBERT-based semantic representation</w:t>
      </w:r>
    </w:p>
    <w:p w:rsidR="00000000" w:rsidDel="00000000" w:rsidP="00000000" w:rsidRDefault="00000000" w:rsidRPr="00000000" w14:paraId="00000097">
      <w:pPr>
        <w:numPr>
          <w:ilvl w:val="1"/>
          <w:numId w:val="3"/>
        </w:numPr>
        <w:spacing w:line="480" w:lineRule="auto"/>
        <w:ind w:left="1440" w:hanging="360"/>
        <w:jc w:val="both"/>
        <w:rPr>
          <w:sz w:val="24"/>
          <w:szCs w:val="24"/>
        </w:rPr>
      </w:pPr>
      <w:r w:rsidDel="00000000" w:rsidR="00000000" w:rsidRPr="00000000">
        <w:rPr>
          <w:sz w:val="24"/>
          <w:szCs w:val="24"/>
          <w:rtl w:val="0"/>
        </w:rPr>
        <w:t xml:space="preserve">Semantic similarity computation</w:t>
      </w:r>
    </w:p>
    <w:p w:rsidR="00000000" w:rsidDel="00000000" w:rsidP="00000000" w:rsidRDefault="00000000" w:rsidRPr="00000000" w14:paraId="00000098">
      <w:pPr>
        <w:numPr>
          <w:ilvl w:val="1"/>
          <w:numId w:val="3"/>
        </w:numPr>
        <w:spacing w:line="480" w:lineRule="auto"/>
        <w:ind w:left="1440" w:hanging="360"/>
        <w:jc w:val="both"/>
        <w:rPr>
          <w:sz w:val="24"/>
          <w:szCs w:val="24"/>
        </w:rPr>
      </w:pPr>
      <w:r w:rsidDel="00000000" w:rsidR="00000000" w:rsidRPr="00000000">
        <w:rPr>
          <w:sz w:val="24"/>
          <w:szCs w:val="24"/>
          <w:rtl w:val="0"/>
        </w:rPr>
        <w:t xml:space="preserve">Candidate-job match scoring and ranking</w:t>
      </w:r>
    </w:p>
    <w:p w:rsidR="00000000" w:rsidDel="00000000" w:rsidP="00000000" w:rsidRDefault="00000000" w:rsidRPr="00000000" w14:paraId="00000099">
      <w:pPr>
        <w:numPr>
          <w:ilvl w:val="1"/>
          <w:numId w:val="3"/>
        </w:numPr>
        <w:spacing w:line="480" w:lineRule="auto"/>
        <w:ind w:left="1440" w:hanging="360"/>
        <w:jc w:val="both"/>
        <w:rPr>
          <w:sz w:val="24"/>
          <w:szCs w:val="24"/>
        </w:rPr>
      </w:pPr>
      <w:r w:rsidDel="00000000" w:rsidR="00000000" w:rsidRPr="00000000">
        <w:rPr>
          <w:sz w:val="24"/>
          <w:szCs w:val="24"/>
          <w:rtl w:val="0"/>
        </w:rPr>
        <w:t xml:space="preserve">Matched and missing skill identification</w:t>
      </w:r>
    </w:p>
    <w:p w:rsidR="00000000" w:rsidDel="00000000" w:rsidP="00000000" w:rsidRDefault="00000000" w:rsidRPr="00000000" w14:paraId="0000009A">
      <w:pPr>
        <w:numPr>
          <w:ilvl w:val="1"/>
          <w:numId w:val="3"/>
        </w:numPr>
        <w:spacing w:line="480" w:lineRule="auto"/>
        <w:ind w:left="1440" w:hanging="360"/>
        <w:jc w:val="both"/>
        <w:rPr>
          <w:sz w:val="24"/>
          <w:szCs w:val="24"/>
        </w:rPr>
      </w:pPr>
      <w:r w:rsidDel="00000000" w:rsidR="00000000" w:rsidRPr="00000000">
        <w:rPr>
          <w:sz w:val="24"/>
          <w:szCs w:val="24"/>
          <w:rtl w:val="0"/>
        </w:rPr>
        <w:t xml:space="preserve">Job recommendations and human decision support</w:t>
      </w:r>
    </w:p>
    <w:p w:rsidR="00000000" w:rsidDel="00000000" w:rsidP="00000000" w:rsidRDefault="00000000" w:rsidRPr="00000000" w14:paraId="0000009B">
      <w:pPr>
        <w:numPr>
          <w:ilvl w:val="0"/>
          <w:numId w:val="3"/>
        </w:numPr>
        <w:spacing w:line="480" w:lineRule="auto"/>
        <w:ind w:left="720" w:hanging="360"/>
        <w:jc w:val="both"/>
        <w:rPr>
          <w:sz w:val="24"/>
          <w:szCs w:val="24"/>
        </w:rPr>
      </w:pPr>
      <w:r w:rsidDel="00000000" w:rsidR="00000000" w:rsidRPr="00000000">
        <w:rPr>
          <w:sz w:val="24"/>
          <w:szCs w:val="24"/>
          <w:rtl w:val="0"/>
        </w:rPr>
        <w:t xml:space="preserve">User Experience and Accessibility Features</w:t>
      </w:r>
    </w:p>
    <w:p w:rsidR="00000000" w:rsidDel="00000000" w:rsidP="00000000" w:rsidRDefault="00000000" w:rsidRPr="00000000" w14:paraId="0000009C">
      <w:pPr>
        <w:numPr>
          <w:ilvl w:val="1"/>
          <w:numId w:val="3"/>
        </w:numPr>
        <w:spacing w:line="480" w:lineRule="auto"/>
        <w:ind w:left="1440" w:hanging="360"/>
        <w:jc w:val="both"/>
        <w:rPr>
          <w:sz w:val="24"/>
          <w:szCs w:val="24"/>
        </w:rPr>
      </w:pPr>
      <w:r w:rsidDel="00000000" w:rsidR="00000000" w:rsidRPr="00000000">
        <w:rPr>
          <w:sz w:val="24"/>
          <w:szCs w:val="24"/>
          <w:rtl w:val="0"/>
        </w:rPr>
        <w:t xml:space="preserve">Light and dark themes</w:t>
      </w:r>
    </w:p>
    <w:p w:rsidR="00000000" w:rsidDel="00000000" w:rsidP="00000000" w:rsidRDefault="00000000" w:rsidRPr="00000000" w14:paraId="0000009D">
      <w:pPr>
        <w:numPr>
          <w:ilvl w:val="1"/>
          <w:numId w:val="3"/>
        </w:numPr>
        <w:spacing w:line="480" w:lineRule="auto"/>
        <w:ind w:left="1440" w:hanging="360"/>
        <w:jc w:val="both"/>
        <w:rPr>
          <w:sz w:val="24"/>
          <w:szCs w:val="24"/>
        </w:rPr>
      </w:pPr>
      <w:r w:rsidDel="00000000" w:rsidR="00000000" w:rsidRPr="00000000">
        <w:rPr>
          <w:sz w:val="24"/>
          <w:szCs w:val="24"/>
          <w:rtl w:val="0"/>
        </w:rPr>
        <w:t xml:space="preserve">English and Filipino language support</w:t>
      </w:r>
    </w:p>
    <w:p w:rsidR="00000000" w:rsidDel="00000000" w:rsidP="00000000" w:rsidRDefault="00000000" w:rsidRPr="00000000" w14:paraId="0000009E">
      <w:pPr>
        <w:numPr>
          <w:ilvl w:val="1"/>
          <w:numId w:val="3"/>
        </w:numPr>
        <w:spacing w:line="480" w:lineRule="auto"/>
        <w:ind w:left="1440" w:hanging="360"/>
        <w:jc w:val="both"/>
        <w:rPr>
          <w:sz w:val="24"/>
          <w:szCs w:val="24"/>
        </w:rPr>
      </w:pPr>
      <w:r w:rsidDel="00000000" w:rsidR="00000000" w:rsidRPr="00000000">
        <w:rPr>
          <w:sz w:val="24"/>
          <w:szCs w:val="24"/>
          <w:rtl w:val="0"/>
        </w:rPr>
        <w:t xml:space="preserve">Adjustable text and display settings</w:t>
      </w:r>
    </w:p>
    <w:p w:rsidR="00000000" w:rsidDel="00000000" w:rsidP="00000000" w:rsidRDefault="00000000" w:rsidRPr="00000000" w14:paraId="0000009F">
      <w:pPr>
        <w:numPr>
          <w:ilvl w:val="1"/>
          <w:numId w:val="3"/>
        </w:numPr>
        <w:spacing w:line="480" w:lineRule="auto"/>
        <w:ind w:left="1440" w:hanging="360"/>
        <w:jc w:val="both"/>
        <w:rPr>
          <w:sz w:val="24"/>
          <w:szCs w:val="24"/>
        </w:rPr>
      </w:pPr>
      <w:r w:rsidDel="00000000" w:rsidR="00000000" w:rsidRPr="00000000">
        <w:rPr>
          <w:sz w:val="24"/>
          <w:szCs w:val="24"/>
          <w:rtl w:val="0"/>
        </w:rPr>
        <w:t xml:space="preserve">Accessibility and assistive features</w:t>
      </w:r>
    </w:p>
    <w:p w:rsidR="00000000" w:rsidDel="00000000" w:rsidP="00000000" w:rsidRDefault="00000000" w:rsidRPr="00000000" w14:paraId="000000A0">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A1">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A2">
      <w:pPr>
        <w:spacing w:after="0" w:before="0" w:line="480" w:lineRule="auto"/>
        <w:rPr>
          <w:b w:val="1"/>
          <w:bCs w:val="1"/>
          <w:sz w:val="24"/>
          <w:szCs w:val="24"/>
        </w:rPr>
      </w:pPr>
      <w:sdt>
        <w:sdtPr>
          <w:id w:val="1091103628"/>
          <w:tag w:val="goog_rdk_14"/>
        </w:sdtPr>
        <w:sdtContent>
          <w:commentRangeStart w:id="11"/>
        </w:sdtContent>
      </w:sdt>
      <w:r w:rsidDel="00000000" w:rsidR="00000000" w:rsidRPr="00000000">
        <w:rPr>
          <w:b w:val="1"/>
          <w:bCs w:val="1"/>
          <w:sz w:val="24"/>
          <w:szCs w:val="24"/>
          <w:rtl w:val="0"/>
        </w:rPr>
        <w:t xml:space="preserve">Scope and Limitations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A3">
      <w:pPr>
        <w:spacing w:after="0" w:before="0" w:line="480" w:lineRule="auto"/>
        <w:rPr>
          <w:b w:val="1"/>
          <w:bCs w:val="1"/>
        </w:rPr>
      </w:pPr>
      <w:r w:rsidDel="00000000" w:rsidR="00000000" w:rsidRPr="00000000">
        <w:rPr>
          <w:rtl w:val="0"/>
        </w:rPr>
      </w:r>
    </w:p>
    <w:sdt>
      <w:sdtPr>
        <w:id w:val="1131345780"/>
        <w:tag w:val="goog_rdk_17"/>
      </w:sdtPr>
      <w:sdtContent>
        <w:p w:rsidR="00000000" w:rsidDel="00000000" w:rsidP="00000000" w:rsidRDefault="00000000" w:rsidRPr="00000000" w14:paraId="000000A4">
          <w:pPr>
            <w:spacing w:line="480" w:lineRule="auto"/>
            <w:ind w:firstLine="720"/>
            <w:jc w:val="both"/>
            <w:rPr>
              <w:del w:author="ERA MARIE GANNABAN" w:id="1" w:date="2026-09-09T05:16:43Z"/>
              <w:b w:val="1"/>
              <w:bCs w:val="1"/>
              <w:sz w:val="24"/>
              <w:szCs w:val="24"/>
            </w:rPr>
          </w:pPr>
          <w:sdt>
            <w:sdtPr>
              <w:id w:val="1374686777"/>
              <w:tag w:val="goog_rdk_16"/>
            </w:sdtPr>
            <w:sdtContent>
              <w:del w:author="ERA MARIE GANNABAN" w:id="1" w:date="2026-09-09T05:16:43Z">
                <w:r w:rsidDel="00000000" w:rsidR="00000000" w:rsidRPr="00000000">
                  <w:rPr>
                    <w:b w:val="1"/>
                    <w:bCs w:val="1"/>
                    <w:sz w:val="24"/>
                    <w:szCs w:val="24"/>
                    <w:rtl w:val="0"/>
                  </w:rPr>
                  <w:delText xml:space="preserve">Scope</w:delText>
                </w:r>
              </w:del>
            </w:sdtContent>
          </w:sdt>
        </w:p>
      </w:sdtContent>
    </w:sdt>
    <w:p w:rsidR="00000000" w:rsidDel="00000000" w:rsidP="00000000" w:rsidRDefault="00000000" w:rsidRPr="00000000" w14:paraId="000000A5">
      <w:pPr>
        <w:spacing w:line="480" w:lineRule="auto"/>
        <w:ind w:firstLine="720"/>
        <w:jc w:val="both"/>
        <w:rPr>
          <w:sz w:val="24"/>
          <w:szCs w:val="24"/>
        </w:rPr>
      </w:pPr>
      <w:r w:rsidDel="00000000" w:rsidR="00000000" w:rsidRPr="00000000">
        <w:rPr>
          <w:sz w:val="24"/>
          <w:szCs w:val="24"/>
          <w:rtl w:val="0"/>
        </w:rPr>
        <w:t xml:space="preserve">The study focuses on the development and evaluation of the proposed FIRA Recruitment Platform for the local agency operation of Fil International Recruitment Agency (FIRA) in the Philippines. The platform is intended to support the recruitment activities of FIRA staff, applicants, and employers or principals by providing a centralized environment for managing job opportunities, applicant information, application progress, endorsements, and recruitment communication. The system includes a public-facing website and three primary user modules: Applicant, Local Agency, and Employer, supported by an Applicant Tracking System (ATS). The public website provides organizational information, recruitment-related content, and access to available job opportunities. The Applicant Module supports account registration, profile management, resume and recruitment document submission, job searching and application, application status monitoring, communication, notifications, and selected accessibility functions. The Local Agency Module supports job order and vacancy management, applicant verification and management, endorsement processing, recruitment monitoring, communication, reporting, and administrative functions. The Employer Module supports company profile management, employer inquiry and accreditation-related information, viewing of endorsed candidates, candidate evaluation, acceptance or decline decisions, communication, and dashboard monitoring.</w:t>
      </w:r>
    </w:p>
    <w:p w:rsidR="00000000" w:rsidDel="00000000" w:rsidP="00000000" w:rsidRDefault="00000000" w:rsidRPr="00000000" w14:paraId="000000A6">
      <w:pPr>
        <w:spacing w:line="480" w:lineRule="auto"/>
        <w:ind w:firstLine="720"/>
        <w:jc w:val="both"/>
        <w:rPr>
          <w:sz w:val="24"/>
          <w:szCs w:val="24"/>
        </w:rPr>
      </w:pPr>
      <w:r w:rsidDel="00000000" w:rsidR="00000000" w:rsidRPr="00000000">
        <w:rPr>
          <w:sz w:val="24"/>
          <w:szCs w:val="24"/>
          <w:rtl w:val="0"/>
        </w:rPr>
        <w:t xml:space="preserve">The Applicant Tracking System provides centralized monitoring of applicants throughout the recruitment process. It covers application registration, applicant verification, application status monitoring, endorsement tracking, employer review, application history, recruitment pipeline visualization, and basic reporting. The recruitment workflow represented in the system follows FIRA's process through the following statuses: New Application, FIRA Review, FIRA Approved, Employer Review, and Accepted or Declined. Applicants who are not selected may remain available for consideration for other job opportunities based on the succeeding recruitment process. The system also includes role-based authentication and access control to ensure that users can only access functions and recruitment information appropriate to their assigned roles.</w:t>
      </w:r>
    </w:p>
    <w:p w:rsidR="00000000" w:rsidDel="00000000" w:rsidP="00000000" w:rsidRDefault="00000000" w:rsidRPr="00000000" w14:paraId="000000A7">
      <w:pPr>
        <w:spacing w:line="480" w:lineRule="auto"/>
        <w:ind w:firstLine="720"/>
        <w:jc w:val="both"/>
        <w:rPr>
          <w:sz w:val="24"/>
          <w:szCs w:val="24"/>
        </w:rPr>
      </w:pPr>
      <w:r w:rsidDel="00000000" w:rsidR="00000000" w:rsidRPr="00000000">
        <w:rPr>
          <w:sz w:val="24"/>
          <w:szCs w:val="24"/>
          <w:rtl w:val="0"/>
        </w:rPr>
        <w:t xml:space="preserve">The intelligent recruitment component uses Sentence-BERT (SBERT) to support candidate-job matching. It processes relevant textual information from applicant profiles, resumes, job descriptions, skills, and qualification requirements. The matching process includes text preprocessing, semantic representation, similarity computation, match score generation, and candidate ranking. The generated scores and rankings are provided as decision-support information to assist recruitment personnel and employers in evaluating candidates. The system does not independently determine whether an applicant will be hired, as final recruitment decisions remain with the authorized human users.</w:t>
      </w:r>
    </w:p>
    <w:sdt>
      <w:sdtPr>
        <w:id w:val="385933585"/>
        <w:tag w:val="goog_rdk_20"/>
      </w:sdtPr>
      <w:sdtContent>
        <w:p w:rsidR="00000000" w:rsidDel="00000000" w:rsidP="00000000" w:rsidRDefault="00000000" w:rsidRPr="00000000" w14:paraId="000000A8">
          <w:pPr>
            <w:spacing w:line="480" w:lineRule="auto"/>
            <w:ind w:left="720" w:firstLine="0"/>
            <w:jc w:val="both"/>
            <w:rPr>
              <w:del w:author="ERA MARIE GANNABAN" w:id="2" w:date="2026-09-09T05:17:03Z"/>
              <w:b w:val="1"/>
              <w:bCs w:val="1"/>
              <w:sz w:val="24"/>
              <w:szCs w:val="24"/>
            </w:rPr>
          </w:pPr>
          <w:sdt>
            <w:sdtPr>
              <w:id w:val="-1085029860"/>
              <w:tag w:val="goog_rdk_19"/>
            </w:sdtPr>
            <w:sdtContent>
              <w:del w:author="ERA MARIE GANNABAN" w:id="2" w:date="2026-09-09T05:17:03Z">
                <w:r w:rsidDel="00000000" w:rsidR="00000000" w:rsidRPr="00000000">
                  <w:rPr>
                    <w:b w:val="1"/>
                    <w:bCs w:val="1"/>
                    <w:sz w:val="24"/>
                    <w:szCs w:val="24"/>
                    <w:rtl w:val="0"/>
                  </w:rPr>
                  <w:delText xml:space="preserve">Technology and Development Tools</w:delText>
                </w:r>
              </w:del>
            </w:sdtContent>
          </w:sdt>
        </w:p>
      </w:sdtContent>
    </w:sdt>
    <w:p w:rsidR="00000000" w:rsidDel="00000000" w:rsidP="00000000" w:rsidRDefault="00000000" w:rsidRPr="00000000" w14:paraId="000000A9">
      <w:pPr>
        <w:spacing w:line="480" w:lineRule="auto"/>
        <w:ind w:firstLine="720"/>
        <w:jc w:val="both"/>
        <w:rPr>
          <w:sz w:val="24"/>
          <w:szCs w:val="24"/>
        </w:rPr>
      </w:pPr>
      <w:r w:rsidDel="00000000" w:rsidR="00000000" w:rsidRPr="00000000">
        <w:rPr>
          <w:sz w:val="24"/>
          <w:szCs w:val="24"/>
          <w:rtl w:val="0"/>
        </w:rPr>
        <w:t xml:space="preserve">The proposed system uses a web development stack selected to support the development of the platform, its user interface, backend services, database, intelligent matching component, deployment, and collaborative development.</w:t>
      </w:r>
    </w:p>
    <w:p w:rsidR="00000000" w:rsidDel="00000000" w:rsidP="00000000" w:rsidRDefault="00000000" w:rsidRPr="00000000" w14:paraId="000000AA">
      <w:pPr>
        <w:numPr>
          <w:ilvl w:val="0"/>
          <w:numId w:val="1"/>
        </w:numPr>
        <w:spacing w:line="480" w:lineRule="auto"/>
        <w:ind w:left="720" w:hanging="360"/>
        <w:jc w:val="both"/>
        <w:rPr>
          <w:sz w:val="24"/>
          <w:szCs w:val="24"/>
        </w:rPr>
      </w:pPr>
      <w:r w:rsidDel="00000000" w:rsidR="00000000" w:rsidRPr="00000000">
        <w:rPr>
          <w:sz w:val="24"/>
          <w:szCs w:val="24"/>
          <w:rtl w:val="0"/>
        </w:rPr>
        <w:t xml:space="preserve">Core Framework and Application Architecture</w:t>
      </w:r>
      <w:r w:rsidDel="00000000" w:rsidR="00000000" w:rsidRPr="00000000">
        <w:rPr>
          <w:rtl w:val="0"/>
        </w:rPr>
      </w:r>
    </w:p>
    <w:p w:rsidR="00000000" w:rsidDel="00000000" w:rsidP="00000000" w:rsidRDefault="00000000" w:rsidRPr="00000000" w14:paraId="000000AB">
      <w:pPr>
        <w:numPr>
          <w:ilvl w:val="1"/>
          <w:numId w:val="1"/>
        </w:numPr>
        <w:spacing w:line="480" w:lineRule="auto"/>
        <w:ind w:left="1440" w:hanging="360"/>
        <w:jc w:val="both"/>
        <w:rPr>
          <w:sz w:val="24"/>
          <w:szCs w:val="24"/>
        </w:rPr>
      </w:pPr>
      <w:r w:rsidDel="00000000" w:rsidR="00000000" w:rsidRPr="00000000">
        <w:rPr>
          <w:sz w:val="24"/>
          <w:szCs w:val="24"/>
          <w:rtl w:val="0"/>
        </w:rPr>
        <w:t xml:space="preserve">Next.js 16 (App Router) serves as the primary framework for developing the web application and integrating its front-end and server-side functions.</w:t>
      </w:r>
      <w:r w:rsidDel="00000000" w:rsidR="00000000" w:rsidRPr="00000000">
        <w:rPr>
          <w:rtl w:val="0"/>
        </w:rPr>
      </w:r>
    </w:p>
    <w:p w:rsidR="00000000" w:rsidDel="00000000" w:rsidP="00000000" w:rsidRDefault="00000000" w:rsidRPr="00000000" w14:paraId="000000AC">
      <w:pPr>
        <w:numPr>
          <w:ilvl w:val="1"/>
          <w:numId w:val="1"/>
        </w:numPr>
        <w:spacing w:line="480" w:lineRule="auto"/>
        <w:ind w:left="1440" w:hanging="360"/>
        <w:jc w:val="both"/>
        <w:rPr>
          <w:sz w:val="24"/>
          <w:szCs w:val="24"/>
        </w:rPr>
      </w:pPr>
      <w:r w:rsidDel="00000000" w:rsidR="00000000" w:rsidRPr="00000000">
        <w:rPr>
          <w:sz w:val="24"/>
          <w:szCs w:val="24"/>
          <w:rtl w:val="0"/>
        </w:rPr>
        <w:t xml:space="preserve">TypeScript 5 supports type-safe development and improves code maintainability.</w:t>
      </w:r>
      <w:r w:rsidDel="00000000" w:rsidR="00000000" w:rsidRPr="00000000">
        <w:rPr>
          <w:rtl w:val="0"/>
        </w:rPr>
      </w:r>
    </w:p>
    <w:p w:rsidR="00000000" w:rsidDel="00000000" w:rsidP="00000000" w:rsidRDefault="00000000" w:rsidRPr="00000000" w14:paraId="000000AD">
      <w:pPr>
        <w:numPr>
          <w:ilvl w:val="1"/>
          <w:numId w:val="1"/>
        </w:numPr>
        <w:spacing w:line="480" w:lineRule="auto"/>
        <w:ind w:left="1440" w:hanging="360"/>
        <w:jc w:val="both"/>
        <w:rPr>
          <w:sz w:val="24"/>
          <w:szCs w:val="24"/>
        </w:rPr>
      </w:pPr>
      <w:r w:rsidDel="00000000" w:rsidR="00000000" w:rsidRPr="00000000">
        <w:rPr>
          <w:sz w:val="24"/>
          <w:szCs w:val="24"/>
          <w:rtl w:val="0"/>
        </w:rPr>
        <w:t xml:space="preserve">Bun serves as the application runtime and development environment.</w:t>
      </w:r>
      <w:r w:rsidDel="00000000" w:rsidR="00000000" w:rsidRPr="00000000">
        <w:rPr>
          <w:rtl w:val="0"/>
        </w:rPr>
      </w:r>
    </w:p>
    <w:p w:rsidR="00000000" w:rsidDel="00000000" w:rsidP="00000000" w:rsidRDefault="00000000" w:rsidRPr="00000000" w14:paraId="000000AE">
      <w:pPr>
        <w:numPr>
          <w:ilvl w:val="1"/>
          <w:numId w:val="1"/>
        </w:numPr>
        <w:spacing w:line="480" w:lineRule="auto"/>
        <w:ind w:left="1440" w:hanging="360"/>
        <w:jc w:val="both"/>
        <w:rPr>
          <w:sz w:val="24"/>
          <w:szCs w:val="24"/>
        </w:rPr>
      </w:pPr>
      <w:r w:rsidDel="00000000" w:rsidR="00000000" w:rsidRPr="00000000">
        <w:rPr>
          <w:sz w:val="24"/>
          <w:szCs w:val="24"/>
          <w:rtl w:val="0"/>
        </w:rPr>
        <w:t xml:space="preserve">Zustand manages client-side application state.</w:t>
      </w:r>
      <w:r w:rsidDel="00000000" w:rsidR="00000000" w:rsidRPr="00000000">
        <w:rPr>
          <w:rtl w:val="0"/>
        </w:rPr>
      </w:r>
    </w:p>
    <w:p w:rsidR="00000000" w:rsidDel="00000000" w:rsidP="00000000" w:rsidRDefault="00000000" w:rsidRPr="00000000" w14:paraId="000000AF">
      <w:pPr>
        <w:numPr>
          <w:ilvl w:val="0"/>
          <w:numId w:val="1"/>
        </w:numPr>
        <w:spacing w:line="480" w:lineRule="auto"/>
        <w:ind w:left="720" w:hanging="360"/>
        <w:jc w:val="both"/>
        <w:rPr>
          <w:sz w:val="24"/>
          <w:szCs w:val="24"/>
        </w:rPr>
      </w:pPr>
      <w:r w:rsidDel="00000000" w:rsidR="00000000" w:rsidRPr="00000000">
        <w:rPr>
          <w:sz w:val="24"/>
          <w:szCs w:val="24"/>
          <w:rtl w:val="0"/>
        </w:rPr>
        <w:t xml:space="preserve">2. Front-End Technologies</w:t>
      </w:r>
      <w:r w:rsidDel="00000000" w:rsidR="00000000" w:rsidRPr="00000000">
        <w:rPr>
          <w:rtl w:val="0"/>
        </w:rPr>
      </w:r>
    </w:p>
    <w:p w:rsidR="00000000" w:rsidDel="00000000" w:rsidP="00000000" w:rsidRDefault="00000000" w:rsidRPr="00000000" w14:paraId="000000B0">
      <w:pPr>
        <w:numPr>
          <w:ilvl w:val="1"/>
          <w:numId w:val="1"/>
        </w:numPr>
        <w:spacing w:line="480" w:lineRule="auto"/>
        <w:ind w:left="1440" w:hanging="360"/>
        <w:jc w:val="both"/>
        <w:rPr>
          <w:sz w:val="24"/>
          <w:szCs w:val="24"/>
        </w:rPr>
      </w:pPr>
      <w:r w:rsidDel="00000000" w:rsidR="00000000" w:rsidRPr="00000000">
        <w:rPr>
          <w:sz w:val="24"/>
          <w:szCs w:val="24"/>
          <w:rtl w:val="0"/>
        </w:rPr>
        <w:t xml:space="preserve">Tailwind CSS 4 supports responsive and consistent interface styling.</w:t>
      </w:r>
      <w:r w:rsidDel="00000000" w:rsidR="00000000" w:rsidRPr="00000000">
        <w:rPr>
          <w:rtl w:val="0"/>
        </w:rPr>
      </w:r>
    </w:p>
    <w:p w:rsidR="00000000" w:rsidDel="00000000" w:rsidP="00000000" w:rsidRDefault="00000000" w:rsidRPr="00000000" w14:paraId="000000B1">
      <w:pPr>
        <w:numPr>
          <w:ilvl w:val="1"/>
          <w:numId w:val="1"/>
        </w:numPr>
        <w:spacing w:line="480" w:lineRule="auto"/>
        <w:ind w:left="1440" w:hanging="360"/>
        <w:jc w:val="both"/>
        <w:rPr>
          <w:sz w:val="24"/>
          <w:szCs w:val="24"/>
        </w:rPr>
      </w:pPr>
      <w:r w:rsidDel="00000000" w:rsidR="00000000" w:rsidRPr="00000000">
        <w:rPr>
          <w:sz w:val="24"/>
          <w:szCs w:val="24"/>
          <w:rtl w:val="0"/>
        </w:rPr>
        <w:t xml:space="preserve">shadcn/ui provides reusable interface components.</w:t>
      </w:r>
      <w:r w:rsidDel="00000000" w:rsidR="00000000" w:rsidRPr="00000000">
        <w:rPr>
          <w:rtl w:val="0"/>
        </w:rPr>
      </w:r>
    </w:p>
    <w:p w:rsidR="00000000" w:rsidDel="00000000" w:rsidP="00000000" w:rsidRDefault="00000000" w:rsidRPr="00000000" w14:paraId="000000B2">
      <w:pPr>
        <w:numPr>
          <w:ilvl w:val="1"/>
          <w:numId w:val="1"/>
        </w:numPr>
        <w:spacing w:line="480" w:lineRule="auto"/>
        <w:ind w:left="1440" w:hanging="360"/>
        <w:jc w:val="both"/>
        <w:rPr>
          <w:sz w:val="24"/>
          <w:szCs w:val="24"/>
        </w:rPr>
      </w:pPr>
      <w:r w:rsidDel="00000000" w:rsidR="00000000" w:rsidRPr="00000000">
        <w:rPr>
          <w:sz w:val="24"/>
          <w:szCs w:val="24"/>
          <w:rtl w:val="0"/>
        </w:rPr>
        <w:t xml:space="preserve">Lucide React provides interface icons.</w:t>
      </w:r>
      <w:r w:rsidDel="00000000" w:rsidR="00000000" w:rsidRPr="00000000">
        <w:rPr>
          <w:rtl w:val="0"/>
        </w:rPr>
      </w:r>
    </w:p>
    <w:p w:rsidR="00000000" w:rsidDel="00000000" w:rsidP="00000000" w:rsidRDefault="00000000" w:rsidRPr="00000000" w14:paraId="000000B3">
      <w:pPr>
        <w:numPr>
          <w:ilvl w:val="1"/>
          <w:numId w:val="1"/>
        </w:numPr>
        <w:spacing w:line="480" w:lineRule="auto"/>
        <w:ind w:left="1440" w:hanging="360"/>
        <w:jc w:val="both"/>
        <w:rPr>
          <w:sz w:val="24"/>
          <w:szCs w:val="24"/>
        </w:rPr>
      </w:pPr>
      <w:r w:rsidDel="00000000" w:rsidR="00000000" w:rsidRPr="00000000">
        <w:rPr>
          <w:sz w:val="24"/>
          <w:szCs w:val="24"/>
          <w:rtl w:val="0"/>
        </w:rPr>
        <w:t xml:space="preserve">Framer Motion supports interface animations and interactive transitions.</w:t>
      </w:r>
      <w:r w:rsidDel="00000000" w:rsidR="00000000" w:rsidRPr="00000000">
        <w:rPr>
          <w:rtl w:val="0"/>
        </w:rPr>
      </w:r>
    </w:p>
    <w:p w:rsidR="00000000" w:rsidDel="00000000" w:rsidP="00000000" w:rsidRDefault="00000000" w:rsidRPr="00000000" w14:paraId="000000B4">
      <w:pPr>
        <w:numPr>
          <w:ilvl w:val="1"/>
          <w:numId w:val="1"/>
        </w:numPr>
        <w:spacing w:line="480" w:lineRule="auto"/>
        <w:ind w:left="1440" w:hanging="360"/>
        <w:jc w:val="both"/>
        <w:rPr>
          <w:sz w:val="24"/>
          <w:szCs w:val="24"/>
        </w:rPr>
      </w:pPr>
      <w:r w:rsidDel="00000000" w:rsidR="00000000" w:rsidRPr="00000000">
        <w:rPr>
          <w:sz w:val="24"/>
          <w:szCs w:val="24"/>
          <w:rtl w:val="0"/>
        </w:rPr>
        <w:t xml:space="preserve">TanStack Query manages server-side data retrieval and synchronization.</w:t>
      </w:r>
      <w:r w:rsidDel="00000000" w:rsidR="00000000" w:rsidRPr="00000000">
        <w:rPr>
          <w:rtl w:val="0"/>
        </w:rPr>
      </w:r>
    </w:p>
    <w:p w:rsidR="00000000" w:rsidDel="00000000" w:rsidP="00000000" w:rsidRDefault="00000000" w:rsidRPr="00000000" w14:paraId="000000B5">
      <w:pPr>
        <w:numPr>
          <w:ilvl w:val="1"/>
          <w:numId w:val="1"/>
        </w:numPr>
        <w:spacing w:line="480" w:lineRule="auto"/>
        <w:ind w:left="1440" w:hanging="360"/>
        <w:jc w:val="both"/>
        <w:rPr>
          <w:sz w:val="24"/>
          <w:szCs w:val="24"/>
        </w:rPr>
      </w:pPr>
      <w:r w:rsidDel="00000000" w:rsidR="00000000" w:rsidRPr="00000000">
        <w:rPr>
          <w:sz w:val="24"/>
          <w:szCs w:val="24"/>
          <w:rtl w:val="0"/>
        </w:rPr>
        <w:t xml:space="preserve">React Hook Form supports form creation, validation, and submission.</w:t>
      </w:r>
      <w:r w:rsidDel="00000000" w:rsidR="00000000" w:rsidRPr="00000000">
        <w:rPr>
          <w:rtl w:val="0"/>
        </w:rPr>
      </w:r>
    </w:p>
    <w:p w:rsidR="00000000" w:rsidDel="00000000" w:rsidP="00000000" w:rsidRDefault="00000000" w:rsidRPr="00000000" w14:paraId="000000B6">
      <w:pPr>
        <w:numPr>
          <w:ilvl w:val="0"/>
          <w:numId w:val="1"/>
        </w:numPr>
        <w:spacing w:line="480" w:lineRule="auto"/>
        <w:ind w:left="720" w:hanging="360"/>
        <w:jc w:val="both"/>
        <w:rPr>
          <w:sz w:val="24"/>
          <w:szCs w:val="24"/>
        </w:rPr>
      </w:pPr>
      <w:r w:rsidDel="00000000" w:rsidR="00000000" w:rsidRPr="00000000">
        <w:rPr>
          <w:sz w:val="24"/>
          <w:szCs w:val="24"/>
          <w:rtl w:val="0"/>
        </w:rPr>
        <w:t xml:space="preserve">Backend and Data Management</w:t>
      </w:r>
      <w:r w:rsidDel="00000000" w:rsidR="00000000" w:rsidRPr="00000000">
        <w:rPr>
          <w:rtl w:val="0"/>
        </w:rPr>
      </w:r>
    </w:p>
    <w:p w:rsidR="00000000" w:rsidDel="00000000" w:rsidP="00000000" w:rsidRDefault="00000000" w:rsidRPr="00000000" w14:paraId="000000B7">
      <w:pPr>
        <w:numPr>
          <w:ilvl w:val="1"/>
          <w:numId w:val="1"/>
        </w:numPr>
        <w:spacing w:line="480" w:lineRule="auto"/>
        <w:ind w:left="1440" w:hanging="360"/>
        <w:jc w:val="both"/>
        <w:rPr>
          <w:sz w:val="24"/>
          <w:szCs w:val="24"/>
        </w:rPr>
      </w:pPr>
      <w:r w:rsidDel="00000000" w:rsidR="00000000" w:rsidRPr="00000000">
        <w:rPr>
          <w:sz w:val="24"/>
          <w:szCs w:val="24"/>
          <w:rtl w:val="0"/>
        </w:rPr>
        <w:t xml:space="preserve">Next.js API Routes provide REST-based APIs for communication between system components.</w:t>
      </w:r>
      <w:r w:rsidDel="00000000" w:rsidR="00000000" w:rsidRPr="00000000">
        <w:rPr>
          <w:rtl w:val="0"/>
        </w:rPr>
      </w:r>
    </w:p>
    <w:p w:rsidR="00000000" w:rsidDel="00000000" w:rsidP="00000000" w:rsidRDefault="00000000" w:rsidRPr="00000000" w14:paraId="000000B8">
      <w:pPr>
        <w:numPr>
          <w:ilvl w:val="1"/>
          <w:numId w:val="1"/>
        </w:numPr>
        <w:spacing w:line="480" w:lineRule="auto"/>
        <w:ind w:left="1440" w:hanging="360"/>
        <w:jc w:val="both"/>
        <w:rPr>
          <w:sz w:val="24"/>
          <w:szCs w:val="24"/>
        </w:rPr>
      </w:pPr>
      <w:r w:rsidDel="00000000" w:rsidR="00000000" w:rsidRPr="00000000">
        <w:rPr>
          <w:sz w:val="24"/>
          <w:szCs w:val="24"/>
          <w:rtl w:val="0"/>
        </w:rPr>
        <w:t xml:space="preserve">NextAuth.js v4 manages authentication and JWT-based user sessions.</w:t>
      </w:r>
      <w:r w:rsidDel="00000000" w:rsidR="00000000" w:rsidRPr="00000000">
        <w:rPr>
          <w:rtl w:val="0"/>
        </w:rPr>
      </w:r>
    </w:p>
    <w:p w:rsidR="00000000" w:rsidDel="00000000" w:rsidP="00000000" w:rsidRDefault="00000000" w:rsidRPr="00000000" w14:paraId="000000B9">
      <w:pPr>
        <w:numPr>
          <w:ilvl w:val="1"/>
          <w:numId w:val="1"/>
        </w:numPr>
        <w:spacing w:line="480" w:lineRule="auto"/>
        <w:ind w:left="1440" w:hanging="360"/>
        <w:jc w:val="both"/>
        <w:rPr>
          <w:sz w:val="24"/>
          <w:szCs w:val="24"/>
        </w:rPr>
      </w:pPr>
      <w:r w:rsidDel="00000000" w:rsidR="00000000" w:rsidRPr="00000000">
        <w:rPr>
          <w:sz w:val="24"/>
          <w:szCs w:val="24"/>
          <w:rtl w:val="0"/>
        </w:rPr>
        <w:t xml:space="preserve">Supabase PostgreSQL serves as the primary database for recruitment, applicant, employer, job, and application records.</w:t>
      </w:r>
      <w:r w:rsidDel="00000000" w:rsidR="00000000" w:rsidRPr="00000000">
        <w:rPr>
          <w:rtl w:val="0"/>
        </w:rPr>
      </w:r>
    </w:p>
    <w:p w:rsidR="00000000" w:rsidDel="00000000" w:rsidP="00000000" w:rsidRDefault="00000000" w:rsidRPr="00000000" w14:paraId="000000BA">
      <w:pPr>
        <w:numPr>
          <w:ilvl w:val="1"/>
          <w:numId w:val="1"/>
        </w:numPr>
        <w:spacing w:line="480" w:lineRule="auto"/>
        <w:ind w:left="1440" w:hanging="360"/>
        <w:jc w:val="both"/>
        <w:rPr>
          <w:sz w:val="24"/>
          <w:szCs w:val="24"/>
        </w:rPr>
      </w:pPr>
      <w:r w:rsidDel="00000000" w:rsidR="00000000" w:rsidRPr="00000000">
        <w:rPr>
          <w:sz w:val="24"/>
          <w:szCs w:val="24"/>
          <w:rtl w:val="0"/>
        </w:rPr>
        <w:t xml:space="preserve">Prisma ORM facilitates interaction between the application and PostgreSQL database.</w:t>
      </w:r>
      <w:r w:rsidDel="00000000" w:rsidR="00000000" w:rsidRPr="00000000">
        <w:rPr>
          <w:rtl w:val="0"/>
        </w:rPr>
      </w:r>
    </w:p>
    <w:p w:rsidR="00000000" w:rsidDel="00000000" w:rsidP="00000000" w:rsidRDefault="00000000" w:rsidRPr="00000000" w14:paraId="000000BB">
      <w:pPr>
        <w:numPr>
          <w:ilvl w:val="1"/>
          <w:numId w:val="1"/>
        </w:numPr>
        <w:spacing w:line="480" w:lineRule="auto"/>
        <w:ind w:left="1440" w:hanging="360"/>
        <w:jc w:val="both"/>
        <w:rPr>
          <w:sz w:val="24"/>
          <w:szCs w:val="24"/>
        </w:rPr>
      </w:pPr>
      <w:r w:rsidDel="00000000" w:rsidR="00000000" w:rsidRPr="00000000">
        <w:rPr>
          <w:sz w:val="24"/>
          <w:szCs w:val="24"/>
          <w:rtl w:val="0"/>
        </w:rPr>
        <w:t xml:space="preserve">JSON supports structured data exchange between application components and APIs.</w:t>
      </w:r>
      <w:r w:rsidDel="00000000" w:rsidR="00000000" w:rsidRPr="00000000">
        <w:rPr>
          <w:rtl w:val="0"/>
        </w:rPr>
      </w:r>
    </w:p>
    <w:p w:rsidR="00000000" w:rsidDel="00000000" w:rsidP="00000000" w:rsidRDefault="00000000" w:rsidRPr="00000000" w14:paraId="000000BC">
      <w:pPr>
        <w:numPr>
          <w:ilvl w:val="0"/>
          <w:numId w:val="1"/>
        </w:numPr>
        <w:spacing w:line="480" w:lineRule="auto"/>
        <w:ind w:left="720" w:hanging="360"/>
        <w:jc w:val="both"/>
        <w:rPr>
          <w:sz w:val="24"/>
          <w:szCs w:val="24"/>
        </w:rPr>
      </w:pPr>
      <w:r w:rsidDel="00000000" w:rsidR="00000000" w:rsidRPr="00000000">
        <w:rPr>
          <w:sz w:val="24"/>
          <w:szCs w:val="24"/>
          <w:rtl w:val="0"/>
        </w:rPr>
        <w:t xml:space="preserve">Intelligent Matching Technology</w:t>
      </w:r>
      <w:r w:rsidDel="00000000" w:rsidR="00000000" w:rsidRPr="00000000">
        <w:rPr>
          <w:rtl w:val="0"/>
        </w:rPr>
      </w:r>
    </w:p>
    <w:p w:rsidR="00000000" w:rsidDel="00000000" w:rsidP="00000000" w:rsidRDefault="00000000" w:rsidRPr="00000000" w14:paraId="000000BD">
      <w:pPr>
        <w:numPr>
          <w:ilvl w:val="1"/>
          <w:numId w:val="1"/>
        </w:numPr>
        <w:spacing w:line="480" w:lineRule="auto"/>
        <w:ind w:left="1440" w:hanging="360"/>
        <w:jc w:val="both"/>
        <w:rPr>
          <w:sz w:val="24"/>
          <w:szCs w:val="24"/>
        </w:rPr>
      </w:pPr>
      <w:r w:rsidDel="00000000" w:rsidR="00000000" w:rsidRPr="00000000">
        <w:rPr>
          <w:sz w:val="24"/>
          <w:szCs w:val="24"/>
          <w:rtl w:val="0"/>
        </w:rPr>
        <w:t xml:space="preserve">Python supports the implementation of the intelligent candidate-job matching component.</w:t>
      </w:r>
      <w:r w:rsidDel="00000000" w:rsidR="00000000" w:rsidRPr="00000000">
        <w:rPr>
          <w:rtl w:val="0"/>
        </w:rPr>
      </w:r>
    </w:p>
    <w:p w:rsidR="00000000" w:rsidDel="00000000" w:rsidP="00000000" w:rsidRDefault="00000000" w:rsidRPr="00000000" w14:paraId="000000BE">
      <w:pPr>
        <w:numPr>
          <w:ilvl w:val="1"/>
          <w:numId w:val="1"/>
        </w:numPr>
        <w:spacing w:line="480" w:lineRule="auto"/>
        <w:ind w:left="1440" w:hanging="360"/>
        <w:jc w:val="both"/>
        <w:rPr>
          <w:sz w:val="24"/>
          <w:szCs w:val="24"/>
        </w:rPr>
      </w:pPr>
      <w:r w:rsidDel="00000000" w:rsidR="00000000" w:rsidRPr="00000000">
        <w:rPr>
          <w:sz w:val="24"/>
          <w:szCs w:val="24"/>
          <w:rtl w:val="0"/>
        </w:rPr>
        <w:t xml:space="preserve">Sentence-Transformers provides the framework for generating semantic representations of applicant and job-related information.</w:t>
      </w:r>
      <w:r w:rsidDel="00000000" w:rsidR="00000000" w:rsidRPr="00000000">
        <w:rPr>
          <w:rtl w:val="0"/>
        </w:rPr>
      </w:r>
    </w:p>
    <w:p w:rsidR="00000000" w:rsidDel="00000000" w:rsidP="00000000" w:rsidRDefault="00000000" w:rsidRPr="00000000" w14:paraId="000000BF">
      <w:pPr>
        <w:numPr>
          <w:ilvl w:val="1"/>
          <w:numId w:val="1"/>
        </w:numPr>
        <w:spacing w:line="480" w:lineRule="auto"/>
        <w:ind w:left="1440" w:hanging="360"/>
        <w:jc w:val="both"/>
        <w:rPr>
          <w:sz w:val="24"/>
          <w:szCs w:val="24"/>
        </w:rPr>
      </w:pPr>
      <w:r w:rsidDel="00000000" w:rsidR="00000000" w:rsidRPr="00000000">
        <w:rPr>
          <w:sz w:val="24"/>
          <w:szCs w:val="24"/>
          <w:rtl w:val="0"/>
        </w:rPr>
        <w:t xml:space="preserve">Sentence-BERT (SBERT) generates semantic embeddings and calculates similarity between applicant information and job requirements to produce match scores and rankings.</w:t>
      </w:r>
      <w:r w:rsidDel="00000000" w:rsidR="00000000" w:rsidRPr="00000000">
        <w:rPr>
          <w:rtl w:val="0"/>
        </w:rPr>
      </w:r>
    </w:p>
    <w:p w:rsidR="00000000" w:rsidDel="00000000" w:rsidP="00000000" w:rsidRDefault="00000000" w:rsidRPr="00000000" w14:paraId="000000C0">
      <w:pPr>
        <w:numPr>
          <w:ilvl w:val="0"/>
          <w:numId w:val="1"/>
        </w:numPr>
        <w:spacing w:line="480" w:lineRule="auto"/>
        <w:ind w:left="720" w:hanging="360"/>
        <w:jc w:val="both"/>
        <w:rPr>
          <w:sz w:val="24"/>
          <w:szCs w:val="24"/>
        </w:rPr>
      </w:pPr>
      <w:r w:rsidDel="00000000" w:rsidR="00000000" w:rsidRPr="00000000">
        <w:rPr>
          <w:sz w:val="24"/>
          <w:szCs w:val="24"/>
          <w:rtl w:val="0"/>
        </w:rPr>
        <w:t xml:space="preserve">Infrastructure and Deployment</w:t>
      </w:r>
      <w:r w:rsidDel="00000000" w:rsidR="00000000" w:rsidRPr="00000000">
        <w:rPr>
          <w:rtl w:val="0"/>
        </w:rPr>
      </w:r>
    </w:p>
    <w:p w:rsidR="00000000" w:rsidDel="00000000" w:rsidP="00000000" w:rsidRDefault="00000000" w:rsidRPr="00000000" w14:paraId="000000C1">
      <w:pPr>
        <w:numPr>
          <w:ilvl w:val="1"/>
          <w:numId w:val="1"/>
        </w:numPr>
        <w:spacing w:line="480" w:lineRule="auto"/>
        <w:ind w:left="1440" w:hanging="360"/>
        <w:jc w:val="both"/>
        <w:rPr>
          <w:sz w:val="24"/>
          <w:szCs w:val="24"/>
        </w:rPr>
      </w:pPr>
      <w:r w:rsidDel="00000000" w:rsidR="00000000" w:rsidRPr="00000000">
        <w:rPr>
          <w:sz w:val="24"/>
          <w:szCs w:val="24"/>
          <w:rtl w:val="0"/>
        </w:rPr>
        <w:t xml:space="preserve">Git and GitHub support version control and collaborative source-code management.</w:t>
        <w:br w:type="textWrapping"/>
        <w:t xml:space="preserve">     b. Vercel supports web application deployment and hosting.</w:t>
        <w:br w:type="textWrapping"/>
        <w:t xml:space="preserve">     c. Docker provides a container-ready environment for deployment and application portability.</w:t>
        <w:br w:type="textWrapping"/>
        <w:t xml:space="preserve">     d. Supabase Storage supports the storage of recruitment documents and related user files.</w:t>
      </w:r>
      <w:r w:rsidDel="00000000" w:rsidR="00000000" w:rsidRPr="00000000">
        <w:rPr>
          <w:rtl w:val="0"/>
        </w:rPr>
      </w:r>
    </w:p>
    <w:p w:rsidR="00000000" w:rsidDel="00000000" w:rsidP="00000000" w:rsidRDefault="00000000" w:rsidRPr="00000000" w14:paraId="000000C2">
      <w:pPr>
        <w:numPr>
          <w:ilvl w:val="0"/>
          <w:numId w:val="1"/>
        </w:numPr>
        <w:spacing w:line="480" w:lineRule="auto"/>
        <w:ind w:left="720" w:hanging="360"/>
        <w:jc w:val="both"/>
        <w:rPr>
          <w:sz w:val="24"/>
          <w:szCs w:val="24"/>
        </w:rPr>
      </w:pPr>
      <w:r w:rsidDel="00000000" w:rsidR="00000000" w:rsidRPr="00000000">
        <w:rPr>
          <w:sz w:val="24"/>
          <w:szCs w:val="24"/>
          <w:rtl w:val="0"/>
        </w:rPr>
        <w:t xml:space="preserve">Design, Collaboration, and Project Management Tools.</w:t>
      </w:r>
      <w:r w:rsidDel="00000000" w:rsidR="00000000" w:rsidRPr="00000000">
        <w:rPr>
          <w:rtl w:val="0"/>
        </w:rPr>
      </w:r>
    </w:p>
    <w:p w:rsidR="00000000" w:rsidDel="00000000" w:rsidP="00000000" w:rsidRDefault="00000000" w:rsidRPr="00000000" w14:paraId="000000C3">
      <w:pPr>
        <w:numPr>
          <w:ilvl w:val="1"/>
          <w:numId w:val="1"/>
        </w:numPr>
        <w:spacing w:line="480" w:lineRule="auto"/>
        <w:ind w:left="1440" w:hanging="360"/>
        <w:jc w:val="both"/>
        <w:rPr>
          <w:sz w:val="24"/>
          <w:szCs w:val="24"/>
        </w:rPr>
      </w:pPr>
      <w:r w:rsidDel="00000000" w:rsidR="00000000" w:rsidRPr="00000000">
        <w:rPr>
          <w:sz w:val="24"/>
          <w:szCs w:val="24"/>
          <w:rtl w:val="0"/>
        </w:rPr>
        <w:t xml:space="preserve">Figma supports interface design and prototyping.</w:t>
      </w:r>
      <w:r w:rsidDel="00000000" w:rsidR="00000000" w:rsidRPr="00000000">
        <w:rPr>
          <w:rtl w:val="0"/>
        </w:rPr>
      </w:r>
    </w:p>
    <w:p w:rsidR="00000000" w:rsidDel="00000000" w:rsidP="00000000" w:rsidRDefault="00000000" w:rsidRPr="00000000" w14:paraId="000000C4">
      <w:pPr>
        <w:numPr>
          <w:ilvl w:val="1"/>
          <w:numId w:val="1"/>
        </w:numPr>
        <w:spacing w:line="480" w:lineRule="auto"/>
        <w:ind w:left="1440" w:hanging="360"/>
        <w:jc w:val="both"/>
        <w:rPr>
          <w:sz w:val="24"/>
          <w:szCs w:val="24"/>
        </w:rPr>
      </w:pPr>
      <w:r w:rsidDel="00000000" w:rsidR="00000000" w:rsidRPr="00000000">
        <w:rPr>
          <w:sz w:val="24"/>
          <w:szCs w:val="24"/>
          <w:rtl w:val="0"/>
        </w:rPr>
        <w:t xml:space="preserve">Linear supports task tracking, project planning, and development management.</w:t>
      </w:r>
      <w:r w:rsidDel="00000000" w:rsidR="00000000" w:rsidRPr="00000000">
        <w:rPr>
          <w:rtl w:val="0"/>
        </w:rPr>
      </w:r>
    </w:p>
    <w:p w:rsidR="00000000" w:rsidDel="00000000" w:rsidP="00000000" w:rsidRDefault="00000000" w:rsidRPr="00000000" w14:paraId="000000C5">
      <w:pPr>
        <w:numPr>
          <w:ilvl w:val="1"/>
          <w:numId w:val="1"/>
        </w:numPr>
        <w:spacing w:line="480" w:lineRule="auto"/>
        <w:ind w:left="1440" w:hanging="360"/>
        <w:jc w:val="both"/>
        <w:rPr>
          <w:sz w:val="24"/>
          <w:szCs w:val="24"/>
        </w:rPr>
      </w:pPr>
      <w:r w:rsidDel="00000000" w:rsidR="00000000" w:rsidRPr="00000000">
        <w:rPr>
          <w:sz w:val="24"/>
          <w:szCs w:val="24"/>
          <w:rtl w:val="0"/>
        </w:rPr>
        <w:t xml:space="preserve">Slack and Messenger support communication and coordination among the researchers and project stakeholders.</w:t>
      </w:r>
      <w:r w:rsidDel="00000000" w:rsidR="00000000" w:rsidRPr="00000000">
        <w:rPr>
          <w:rtl w:val="0"/>
        </w:rPr>
      </w:r>
    </w:p>
    <w:p w:rsidR="00000000" w:rsidDel="00000000" w:rsidP="00000000" w:rsidRDefault="00000000" w:rsidRPr="00000000" w14:paraId="000000C6">
      <w:pPr>
        <w:numPr>
          <w:ilvl w:val="1"/>
          <w:numId w:val="1"/>
        </w:numPr>
        <w:spacing w:line="480" w:lineRule="auto"/>
        <w:ind w:left="1440" w:hanging="360"/>
        <w:jc w:val="both"/>
        <w:rPr>
          <w:sz w:val="24"/>
          <w:szCs w:val="24"/>
        </w:rPr>
      </w:pPr>
      <w:r w:rsidDel="00000000" w:rsidR="00000000" w:rsidRPr="00000000">
        <w:rPr>
          <w:sz w:val="24"/>
          <w:szCs w:val="24"/>
          <w:rtl w:val="0"/>
        </w:rPr>
        <w:t xml:space="preserve">Google Docs and Google Sheets support collaborative documentation, data organization, and project records.</w:t>
      </w:r>
      <w:r w:rsidDel="00000000" w:rsidR="00000000" w:rsidRPr="00000000">
        <w:rPr>
          <w:rtl w:val="0"/>
        </w:rPr>
      </w:r>
    </w:p>
    <w:p w:rsidR="00000000" w:rsidDel="00000000" w:rsidP="00000000" w:rsidRDefault="00000000" w:rsidRPr="00000000" w14:paraId="000000C7">
      <w:pPr>
        <w:numPr>
          <w:ilvl w:val="1"/>
          <w:numId w:val="1"/>
        </w:numPr>
        <w:spacing w:line="480" w:lineRule="auto"/>
        <w:ind w:left="1440" w:hanging="360"/>
        <w:jc w:val="both"/>
        <w:rPr>
          <w:sz w:val="24"/>
          <w:szCs w:val="24"/>
        </w:rPr>
      </w:pPr>
      <w:r w:rsidDel="00000000" w:rsidR="00000000" w:rsidRPr="00000000">
        <w:rPr>
          <w:sz w:val="24"/>
          <w:szCs w:val="24"/>
          <w:rtl w:val="0"/>
        </w:rPr>
        <w:t xml:space="preserve">Google Drive and Gmail support file management and project communication.</w:t>
      </w:r>
      <w:r w:rsidDel="00000000" w:rsidR="00000000" w:rsidRPr="00000000">
        <w:rPr>
          <w:rtl w:val="0"/>
        </w:rPr>
      </w:r>
    </w:p>
    <w:p w:rsidR="00000000" w:rsidDel="00000000" w:rsidP="00000000" w:rsidRDefault="00000000" w:rsidRPr="00000000" w14:paraId="000000C8">
      <w:pPr>
        <w:numPr>
          <w:ilvl w:val="1"/>
          <w:numId w:val="1"/>
        </w:numPr>
        <w:spacing w:line="480" w:lineRule="auto"/>
        <w:ind w:left="1440" w:hanging="360"/>
        <w:jc w:val="both"/>
        <w:rPr>
          <w:sz w:val="24"/>
          <w:szCs w:val="24"/>
        </w:rPr>
      </w:pPr>
      <w:r w:rsidDel="00000000" w:rsidR="00000000" w:rsidRPr="00000000">
        <w:rPr>
          <w:sz w:val="24"/>
          <w:szCs w:val="24"/>
          <w:rtl w:val="0"/>
        </w:rPr>
        <w:t xml:space="preserve">ChatGPT and Claude support ideation, brainstorming, planning, and refinement of system concepts and development ideas during the research and development process.</w:t>
      </w:r>
      <w:r w:rsidDel="00000000" w:rsidR="00000000" w:rsidRPr="00000000">
        <w:rPr>
          <w:rtl w:val="0"/>
        </w:rPr>
      </w:r>
    </w:p>
    <w:p w:rsidR="00000000" w:rsidDel="00000000" w:rsidP="00000000" w:rsidRDefault="00000000" w:rsidRPr="00000000" w14:paraId="000000C9">
      <w:pPr>
        <w:numPr>
          <w:ilvl w:val="1"/>
          <w:numId w:val="1"/>
        </w:numPr>
        <w:spacing w:line="480" w:lineRule="auto"/>
        <w:ind w:left="1440" w:hanging="360"/>
        <w:jc w:val="both"/>
        <w:rPr>
          <w:sz w:val="24"/>
          <w:szCs w:val="24"/>
        </w:rPr>
      </w:pPr>
      <w:r w:rsidDel="00000000" w:rsidR="00000000" w:rsidRPr="00000000">
        <w:rPr>
          <w:sz w:val="24"/>
          <w:szCs w:val="24"/>
          <w:rtl w:val="0"/>
        </w:rPr>
        <w:t xml:space="preserve">Chat.z.ai supports development-related ideation and assistance during system development.</w:t>
      </w:r>
      <w:r w:rsidDel="00000000" w:rsidR="00000000" w:rsidRPr="00000000">
        <w:rPr>
          <w:rtl w:val="0"/>
        </w:rPr>
      </w:r>
    </w:p>
    <w:p w:rsidR="00000000" w:rsidDel="00000000" w:rsidP="00000000" w:rsidRDefault="00000000" w:rsidRPr="00000000" w14:paraId="000000CA">
      <w:pPr>
        <w:spacing w:line="48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CB">
      <w:pPr>
        <w:spacing w:line="480" w:lineRule="auto"/>
        <w:ind w:firstLine="720"/>
        <w:jc w:val="both"/>
        <w:rPr>
          <w:b w:val="1"/>
          <w:bCs w:val="1"/>
          <w:sz w:val="24"/>
          <w:szCs w:val="24"/>
        </w:rPr>
      </w:pPr>
      <w:sdt>
        <w:sdtPr>
          <w:id w:val="-1372039774"/>
          <w:tag w:val="goog_rdk_21"/>
        </w:sdtPr>
        <w:sdtContent>
          <w:commentRangeStart w:id="12"/>
        </w:sdtContent>
      </w:sdt>
      <w:r w:rsidDel="00000000" w:rsidR="00000000" w:rsidRPr="00000000">
        <w:rPr>
          <w:b w:val="1"/>
          <w:bCs w:val="1"/>
          <w:sz w:val="24"/>
          <w:szCs w:val="24"/>
          <w:rtl w:val="0"/>
        </w:rPr>
        <w:t xml:space="preserve">System Features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CC">
      <w:pPr>
        <w:spacing w:line="480" w:lineRule="auto"/>
        <w:ind w:firstLine="720"/>
        <w:jc w:val="both"/>
        <w:rPr>
          <w:sz w:val="24"/>
          <w:szCs w:val="24"/>
        </w:rPr>
      </w:pPr>
      <w:r w:rsidDel="00000000" w:rsidR="00000000" w:rsidRPr="00000000">
        <w:rPr>
          <w:sz w:val="24"/>
          <w:szCs w:val="24"/>
          <w:rtl w:val="0"/>
        </w:rPr>
        <w:t xml:space="preserve">The major features covered by the study are grouped into the following areas:</w:t>
      </w:r>
    </w:p>
    <w:p w:rsidR="00000000" w:rsidDel="00000000" w:rsidP="00000000" w:rsidRDefault="00000000" w:rsidRPr="00000000" w14:paraId="000000CD">
      <w:pPr>
        <w:numPr>
          <w:ilvl w:val="0"/>
          <w:numId w:val="3"/>
        </w:numPr>
        <w:spacing w:line="480" w:lineRule="auto"/>
        <w:ind w:left="720" w:hanging="360"/>
        <w:jc w:val="both"/>
        <w:rPr>
          <w:sz w:val="24"/>
          <w:szCs w:val="24"/>
        </w:rPr>
      </w:pPr>
      <w:r w:rsidDel="00000000" w:rsidR="00000000" w:rsidRPr="00000000">
        <w:rPr>
          <w:sz w:val="24"/>
          <w:szCs w:val="24"/>
          <w:rtl w:val="0"/>
        </w:rPr>
        <w:t xml:space="preserve">Recruitment Management Features</w:t>
      </w:r>
      <w:r w:rsidDel="00000000" w:rsidR="00000000" w:rsidRPr="00000000">
        <w:rPr>
          <w:rtl w:val="0"/>
        </w:rPr>
      </w:r>
    </w:p>
    <w:p w:rsidR="00000000" w:rsidDel="00000000" w:rsidP="00000000" w:rsidRDefault="00000000" w:rsidRPr="00000000" w14:paraId="000000CE">
      <w:pPr>
        <w:numPr>
          <w:ilvl w:val="1"/>
          <w:numId w:val="3"/>
        </w:numPr>
        <w:spacing w:line="480" w:lineRule="auto"/>
        <w:ind w:left="1440" w:hanging="360"/>
        <w:jc w:val="both"/>
        <w:rPr>
          <w:sz w:val="24"/>
          <w:szCs w:val="24"/>
        </w:rPr>
      </w:pPr>
      <w:r w:rsidDel="00000000" w:rsidR="00000000" w:rsidRPr="00000000">
        <w:rPr>
          <w:sz w:val="24"/>
          <w:szCs w:val="24"/>
          <w:rtl w:val="0"/>
        </w:rPr>
        <w:t xml:space="preserve">Public Website</w:t>
      </w:r>
      <w:r w:rsidDel="00000000" w:rsidR="00000000" w:rsidRPr="00000000">
        <w:rPr>
          <w:rtl w:val="0"/>
        </w:rPr>
      </w:r>
    </w:p>
    <w:p w:rsidR="00000000" w:rsidDel="00000000" w:rsidP="00000000" w:rsidRDefault="00000000" w:rsidRPr="00000000" w14:paraId="000000CF">
      <w:pPr>
        <w:numPr>
          <w:ilvl w:val="1"/>
          <w:numId w:val="3"/>
        </w:numPr>
        <w:spacing w:line="480" w:lineRule="auto"/>
        <w:ind w:left="1440" w:hanging="360"/>
        <w:jc w:val="both"/>
        <w:rPr>
          <w:sz w:val="24"/>
          <w:szCs w:val="24"/>
        </w:rPr>
      </w:pPr>
      <w:r w:rsidDel="00000000" w:rsidR="00000000" w:rsidRPr="00000000">
        <w:rPr>
          <w:sz w:val="24"/>
          <w:szCs w:val="24"/>
          <w:rtl w:val="0"/>
        </w:rPr>
        <w:t xml:space="preserve">Applicant Module</w:t>
      </w:r>
      <w:r w:rsidDel="00000000" w:rsidR="00000000" w:rsidRPr="00000000">
        <w:rPr>
          <w:rtl w:val="0"/>
        </w:rPr>
      </w:r>
    </w:p>
    <w:p w:rsidR="00000000" w:rsidDel="00000000" w:rsidP="00000000" w:rsidRDefault="00000000" w:rsidRPr="00000000" w14:paraId="000000D0">
      <w:pPr>
        <w:numPr>
          <w:ilvl w:val="1"/>
          <w:numId w:val="3"/>
        </w:numPr>
        <w:spacing w:line="480" w:lineRule="auto"/>
        <w:ind w:left="1440" w:hanging="360"/>
        <w:jc w:val="both"/>
        <w:rPr>
          <w:sz w:val="24"/>
          <w:szCs w:val="24"/>
        </w:rPr>
      </w:pPr>
      <w:r w:rsidDel="00000000" w:rsidR="00000000" w:rsidRPr="00000000">
        <w:rPr>
          <w:sz w:val="24"/>
          <w:szCs w:val="24"/>
          <w:rtl w:val="0"/>
        </w:rPr>
        <w:t xml:space="preserve">Local Agency Module</w:t>
      </w:r>
      <w:r w:rsidDel="00000000" w:rsidR="00000000" w:rsidRPr="00000000">
        <w:rPr>
          <w:rtl w:val="0"/>
        </w:rPr>
      </w:r>
    </w:p>
    <w:p w:rsidR="00000000" w:rsidDel="00000000" w:rsidP="00000000" w:rsidRDefault="00000000" w:rsidRPr="00000000" w14:paraId="000000D1">
      <w:pPr>
        <w:numPr>
          <w:ilvl w:val="1"/>
          <w:numId w:val="3"/>
        </w:numPr>
        <w:spacing w:line="480" w:lineRule="auto"/>
        <w:ind w:left="1440" w:hanging="360"/>
        <w:jc w:val="both"/>
        <w:rPr>
          <w:sz w:val="24"/>
          <w:szCs w:val="24"/>
        </w:rPr>
      </w:pPr>
      <w:r w:rsidDel="00000000" w:rsidR="00000000" w:rsidRPr="00000000">
        <w:rPr>
          <w:sz w:val="24"/>
          <w:szCs w:val="24"/>
          <w:rtl w:val="0"/>
        </w:rPr>
        <w:t xml:space="preserve">Employer Module</w:t>
      </w:r>
      <w:r w:rsidDel="00000000" w:rsidR="00000000" w:rsidRPr="00000000">
        <w:rPr>
          <w:rtl w:val="0"/>
        </w:rPr>
      </w:r>
    </w:p>
    <w:p w:rsidR="00000000" w:rsidDel="00000000" w:rsidP="00000000" w:rsidRDefault="00000000" w:rsidRPr="00000000" w14:paraId="000000D2">
      <w:pPr>
        <w:numPr>
          <w:ilvl w:val="1"/>
          <w:numId w:val="3"/>
        </w:numPr>
        <w:spacing w:line="480" w:lineRule="auto"/>
        <w:ind w:left="1440" w:hanging="360"/>
        <w:jc w:val="both"/>
        <w:rPr>
          <w:sz w:val="24"/>
          <w:szCs w:val="24"/>
        </w:rPr>
      </w:pPr>
      <w:r w:rsidDel="00000000" w:rsidR="00000000" w:rsidRPr="00000000">
        <w:rPr>
          <w:sz w:val="24"/>
          <w:szCs w:val="24"/>
          <w:rtl w:val="0"/>
        </w:rPr>
        <w:t xml:space="preserve">Applicant Tracking System</w:t>
      </w:r>
      <w:r w:rsidDel="00000000" w:rsidR="00000000" w:rsidRPr="00000000">
        <w:rPr>
          <w:rtl w:val="0"/>
        </w:rPr>
      </w:r>
    </w:p>
    <w:p w:rsidR="00000000" w:rsidDel="00000000" w:rsidP="00000000" w:rsidRDefault="00000000" w:rsidRPr="00000000" w14:paraId="000000D3">
      <w:pPr>
        <w:numPr>
          <w:ilvl w:val="1"/>
          <w:numId w:val="3"/>
        </w:numPr>
        <w:spacing w:line="480" w:lineRule="auto"/>
        <w:ind w:left="1440" w:hanging="360"/>
        <w:jc w:val="both"/>
        <w:rPr>
          <w:sz w:val="24"/>
          <w:szCs w:val="24"/>
        </w:rPr>
      </w:pPr>
      <w:r w:rsidDel="00000000" w:rsidR="00000000" w:rsidRPr="00000000">
        <w:rPr>
          <w:sz w:val="24"/>
          <w:szCs w:val="24"/>
          <w:rtl w:val="0"/>
        </w:rPr>
        <w:t xml:space="preserve">Account and Role Management</w:t>
      </w:r>
      <w:r w:rsidDel="00000000" w:rsidR="00000000" w:rsidRPr="00000000">
        <w:rPr>
          <w:rtl w:val="0"/>
        </w:rPr>
      </w:r>
    </w:p>
    <w:p w:rsidR="00000000" w:rsidDel="00000000" w:rsidP="00000000" w:rsidRDefault="00000000" w:rsidRPr="00000000" w14:paraId="000000D4">
      <w:pPr>
        <w:numPr>
          <w:ilvl w:val="1"/>
          <w:numId w:val="3"/>
        </w:numPr>
        <w:spacing w:line="480" w:lineRule="auto"/>
        <w:ind w:left="1440" w:hanging="360"/>
        <w:jc w:val="both"/>
        <w:rPr>
          <w:sz w:val="24"/>
          <w:szCs w:val="24"/>
        </w:rPr>
      </w:pPr>
      <w:r w:rsidDel="00000000" w:rsidR="00000000" w:rsidRPr="00000000">
        <w:rPr>
          <w:sz w:val="24"/>
          <w:szCs w:val="24"/>
          <w:rtl w:val="0"/>
        </w:rPr>
        <w:t xml:space="preserve">Messaging, Notifications, Reporting, and Dashboard Functions</w:t>
      </w:r>
      <w:r w:rsidDel="00000000" w:rsidR="00000000" w:rsidRPr="00000000">
        <w:rPr>
          <w:rtl w:val="0"/>
        </w:rPr>
      </w:r>
    </w:p>
    <w:p w:rsidR="00000000" w:rsidDel="00000000" w:rsidP="00000000" w:rsidRDefault="00000000" w:rsidRPr="00000000" w14:paraId="000000D5">
      <w:pPr>
        <w:numPr>
          <w:ilvl w:val="0"/>
          <w:numId w:val="3"/>
        </w:numPr>
        <w:spacing w:line="480" w:lineRule="auto"/>
        <w:ind w:left="720" w:hanging="360"/>
        <w:jc w:val="both"/>
        <w:rPr>
          <w:sz w:val="24"/>
          <w:szCs w:val="24"/>
        </w:rPr>
      </w:pPr>
      <w:r w:rsidDel="00000000" w:rsidR="00000000" w:rsidRPr="00000000">
        <w:rPr>
          <w:sz w:val="24"/>
          <w:szCs w:val="24"/>
          <w:rtl w:val="0"/>
        </w:rPr>
        <w:t xml:space="preserve">Intelligent Recruitment Features</w:t>
      </w:r>
      <w:r w:rsidDel="00000000" w:rsidR="00000000" w:rsidRPr="00000000">
        <w:rPr>
          <w:rtl w:val="0"/>
        </w:rPr>
      </w:r>
    </w:p>
    <w:p w:rsidR="00000000" w:rsidDel="00000000" w:rsidP="00000000" w:rsidRDefault="00000000" w:rsidRPr="00000000" w14:paraId="000000D6">
      <w:pPr>
        <w:numPr>
          <w:ilvl w:val="1"/>
          <w:numId w:val="3"/>
        </w:numPr>
        <w:spacing w:line="480" w:lineRule="auto"/>
        <w:ind w:left="1440" w:hanging="360"/>
        <w:jc w:val="both"/>
        <w:rPr>
          <w:sz w:val="24"/>
          <w:szCs w:val="24"/>
        </w:rPr>
      </w:pPr>
      <w:r w:rsidDel="00000000" w:rsidR="00000000" w:rsidRPr="00000000">
        <w:rPr>
          <w:sz w:val="24"/>
          <w:szCs w:val="24"/>
          <w:rtl w:val="0"/>
        </w:rPr>
        <w:t xml:space="preserve">Applicant and resume information processing</w:t>
      </w:r>
      <w:r w:rsidDel="00000000" w:rsidR="00000000" w:rsidRPr="00000000">
        <w:rPr>
          <w:rtl w:val="0"/>
        </w:rPr>
      </w:r>
    </w:p>
    <w:p w:rsidR="00000000" w:rsidDel="00000000" w:rsidP="00000000" w:rsidRDefault="00000000" w:rsidRPr="00000000" w14:paraId="000000D7">
      <w:pPr>
        <w:numPr>
          <w:ilvl w:val="1"/>
          <w:numId w:val="3"/>
        </w:numPr>
        <w:spacing w:line="480" w:lineRule="auto"/>
        <w:ind w:left="1440" w:hanging="360"/>
        <w:jc w:val="both"/>
        <w:rPr>
          <w:sz w:val="24"/>
          <w:szCs w:val="24"/>
        </w:rPr>
      </w:pPr>
      <w:r w:rsidDel="00000000" w:rsidR="00000000" w:rsidRPr="00000000">
        <w:rPr>
          <w:sz w:val="24"/>
          <w:szCs w:val="24"/>
          <w:rtl w:val="0"/>
        </w:rPr>
        <w:t xml:space="preserve">Job requirement processing</w:t>
      </w:r>
      <w:r w:rsidDel="00000000" w:rsidR="00000000" w:rsidRPr="00000000">
        <w:rPr>
          <w:rtl w:val="0"/>
        </w:rPr>
      </w:r>
    </w:p>
    <w:p w:rsidR="00000000" w:rsidDel="00000000" w:rsidP="00000000" w:rsidRDefault="00000000" w:rsidRPr="00000000" w14:paraId="000000D8">
      <w:pPr>
        <w:numPr>
          <w:ilvl w:val="1"/>
          <w:numId w:val="3"/>
        </w:numPr>
        <w:spacing w:line="480" w:lineRule="auto"/>
        <w:ind w:left="1440" w:hanging="360"/>
        <w:jc w:val="both"/>
        <w:rPr>
          <w:sz w:val="24"/>
          <w:szCs w:val="24"/>
        </w:rPr>
      </w:pPr>
      <w:r w:rsidDel="00000000" w:rsidR="00000000" w:rsidRPr="00000000">
        <w:rPr>
          <w:sz w:val="24"/>
          <w:szCs w:val="24"/>
          <w:rtl w:val="0"/>
        </w:rPr>
        <w:t xml:space="preserve">SBERT-based semantic representation</w:t>
      </w:r>
      <w:r w:rsidDel="00000000" w:rsidR="00000000" w:rsidRPr="00000000">
        <w:rPr>
          <w:rtl w:val="0"/>
        </w:rPr>
      </w:r>
    </w:p>
    <w:p w:rsidR="00000000" w:rsidDel="00000000" w:rsidP="00000000" w:rsidRDefault="00000000" w:rsidRPr="00000000" w14:paraId="000000D9">
      <w:pPr>
        <w:numPr>
          <w:ilvl w:val="1"/>
          <w:numId w:val="3"/>
        </w:numPr>
        <w:spacing w:line="480" w:lineRule="auto"/>
        <w:ind w:left="1440" w:hanging="360"/>
        <w:jc w:val="both"/>
        <w:rPr>
          <w:sz w:val="24"/>
          <w:szCs w:val="24"/>
        </w:rPr>
      </w:pPr>
      <w:r w:rsidDel="00000000" w:rsidR="00000000" w:rsidRPr="00000000">
        <w:rPr>
          <w:sz w:val="24"/>
          <w:szCs w:val="24"/>
          <w:rtl w:val="0"/>
        </w:rPr>
        <w:t xml:space="preserve">Semantic similarity computation</w:t>
      </w:r>
      <w:r w:rsidDel="00000000" w:rsidR="00000000" w:rsidRPr="00000000">
        <w:rPr>
          <w:rtl w:val="0"/>
        </w:rPr>
      </w:r>
    </w:p>
    <w:p w:rsidR="00000000" w:rsidDel="00000000" w:rsidP="00000000" w:rsidRDefault="00000000" w:rsidRPr="00000000" w14:paraId="000000DA">
      <w:pPr>
        <w:numPr>
          <w:ilvl w:val="1"/>
          <w:numId w:val="3"/>
        </w:numPr>
        <w:spacing w:line="480" w:lineRule="auto"/>
        <w:ind w:left="1440" w:hanging="360"/>
        <w:jc w:val="both"/>
        <w:rPr>
          <w:sz w:val="24"/>
          <w:szCs w:val="24"/>
        </w:rPr>
      </w:pPr>
      <w:r w:rsidDel="00000000" w:rsidR="00000000" w:rsidRPr="00000000">
        <w:rPr>
          <w:sz w:val="24"/>
          <w:szCs w:val="24"/>
          <w:rtl w:val="0"/>
        </w:rPr>
        <w:t xml:space="preserve">Candidate-job match scoring and ranking</w:t>
      </w:r>
      <w:r w:rsidDel="00000000" w:rsidR="00000000" w:rsidRPr="00000000">
        <w:rPr>
          <w:rtl w:val="0"/>
        </w:rPr>
      </w:r>
    </w:p>
    <w:p w:rsidR="00000000" w:rsidDel="00000000" w:rsidP="00000000" w:rsidRDefault="00000000" w:rsidRPr="00000000" w14:paraId="000000DB">
      <w:pPr>
        <w:numPr>
          <w:ilvl w:val="1"/>
          <w:numId w:val="3"/>
        </w:numPr>
        <w:spacing w:line="480" w:lineRule="auto"/>
        <w:ind w:left="1440" w:hanging="360"/>
        <w:jc w:val="both"/>
        <w:rPr>
          <w:sz w:val="24"/>
          <w:szCs w:val="24"/>
        </w:rPr>
      </w:pPr>
      <w:r w:rsidDel="00000000" w:rsidR="00000000" w:rsidRPr="00000000">
        <w:rPr>
          <w:sz w:val="24"/>
          <w:szCs w:val="24"/>
          <w:rtl w:val="0"/>
        </w:rPr>
        <w:t xml:space="preserve">Matched and missing skill identification</w:t>
      </w:r>
      <w:r w:rsidDel="00000000" w:rsidR="00000000" w:rsidRPr="00000000">
        <w:rPr>
          <w:rtl w:val="0"/>
        </w:rPr>
      </w:r>
    </w:p>
    <w:p w:rsidR="00000000" w:rsidDel="00000000" w:rsidP="00000000" w:rsidRDefault="00000000" w:rsidRPr="00000000" w14:paraId="000000DC">
      <w:pPr>
        <w:numPr>
          <w:ilvl w:val="1"/>
          <w:numId w:val="3"/>
        </w:numPr>
        <w:spacing w:line="480" w:lineRule="auto"/>
        <w:ind w:left="1440" w:hanging="360"/>
        <w:jc w:val="both"/>
        <w:rPr>
          <w:sz w:val="24"/>
          <w:szCs w:val="24"/>
        </w:rPr>
      </w:pPr>
      <w:r w:rsidDel="00000000" w:rsidR="00000000" w:rsidRPr="00000000">
        <w:rPr>
          <w:sz w:val="24"/>
          <w:szCs w:val="24"/>
          <w:rtl w:val="0"/>
        </w:rPr>
        <w:t xml:space="preserve">Job recommendations and human decision support</w:t>
      </w:r>
      <w:r w:rsidDel="00000000" w:rsidR="00000000" w:rsidRPr="00000000">
        <w:rPr>
          <w:rtl w:val="0"/>
        </w:rPr>
      </w:r>
    </w:p>
    <w:p w:rsidR="00000000" w:rsidDel="00000000" w:rsidP="00000000" w:rsidRDefault="00000000" w:rsidRPr="00000000" w14:paraId="000000DD">
      <w:pPr>
        <w:numPr>
          <w:ilvl w:val="0"/>
          <w:numId w:val="3"/>
        </w:numPr>
        <w:spacing w:line="480" w:lineRule="auto"/>
        <w:ind w:left="720" w:hanging="360"/>
        <w:jc w:val="both"/>
        <w:rPr>
          <w:sz w:val="24"/>
          <w:szCs w:val="24"/>
        </w:rPr>
      </w:pPr>
      <w:r w:rsidDel="00000000" w:rsidR="00000000" w:rsidRPr="00000000">
        <w:rPr>
          <w:sz w:val="24"/>
          <w:szCs w:val="24"/>
          <w:rtl w:val="0"/>
        </w:rPr>
        <w:t xml:space="preserve">User Experience and Accessibility Features</w:t>
      </w:r>
      <w:r w:rsidDel="00000000" w:rsidR="00000000" w:rsidRPr="00000000">
        <w:rPr>
          <w:rtl w:val="0"/>
        </w:rPr>
      </w:r>
    </w:p>
    <w:p w:rsidR="00000000" w:rsidDel="00000000" w:rsidP="00000000" w:rsidRDefault="00000000" w:rsidRPr="00000000" w14:paraId="000000DE">
      <w:pPr>
        <w:numPr>
          <w:ilvl w:val="1"/>
          <w:numId w:val="3"/>
        </w:numPr>
        <w:spacing w:line="480" w:lineRule="auto"/>
        <w:ind w:left="1440" w:hanging="360"/>
        <w:jc w:val="both"/>
        <w:rPr>
          <w:sz w:val="24"/>
          <w:szCs w:val="24"/>
        </w:rPr>
      </w:pPr>
      <w:r w:rsidDel="00000000" w:rsidR="00000000" w:rsidRPr="00000000">
        <w:rPr>
          <w:sz w:val="24"/>
          <w:szCs w:val="24"/>
          <w:rtl w:val="0"/>
        </w:rPr>
        <w:t xml:space="preserve">Light and dark themes</w:t>
      </w:r>
      <w:r w:rsidDel="00000000" w:rsidR="00000000" w:rsidRPr="00000000">
        <w:rPr>
          <w:rtl w:val="0"/>
        </w:rPr>
      </w:r>
    </w:p>
    <w:p w:rsidR="00000000" w:rsidDel="00000000" w:rsidP="00000000" w:rsidRDefault="00000000" w:rsidRPr="00000000" w14:paraId="000000DF">
      <w:pPr>
        <w:numPr>
          <w:ilvl w:val="1"/>
          <w:numId w:val="3"/>
        </w:numPr>
        <w:spacing w:line="480" w:lineRule="auto"/>
        <w:ind w:left="1440" w:hanging="360"/>
        <w:jc w:val="both"/>
        <w:rPr>
          <w:sz w:val="24"/>
          <w:szCs w:val="24"/>
        </w:rPr>
      </w:pPr>
      <w:r w:rsidDel="00000000" w:rsidR="00000000" w:rsidRPr="00000000">
        <w:rPr>
          <w:sz w:val="24"/>
          <w:szCs w:val="24"/>
          <w:rtl w:val="0"/>
        </w:rPr>
        <w:t xml:space="preserve">English and Filipino language support</w:t>
      </w:r>
      <w:r w:rsidDel="00000000" w:rsidR="00000000" w:rsidRPr="00000000">
        <w:rPr>
          <w:rtl w:val="0"/>
        </w:rPr>
      </w:r>
    </w:p>
    <w:p w:rsidR="00000000" w:rsidDel="00000000" w:rsidP="00000000" w:rsidRDefault="00000000" w:rsidRPr="00000000" w14:paraId="000000E0">
      <w:pPr>
        <w:numPr>
          <w:ilvl w:val="1"/>
          <w:numId w:val="3"/>
        </w:numPr>
        <w:spacing w:line="480" w:lineRule="auto"/>
        <w:ind w:left="1440" w:hanging="360"/>
        <w:jc w:val="both"/>
        <w:rPr>
          <w:sz w:val="24"/>
          <w:szCs w:val="24"/>
        </w:rPr>
      </w:pPr>
      <w:r w:rsidDel="00000000" w:rsidR="00000000" w:rsidRPr="00000000">
        <w:rPr>
          <w:sz w:val="24"/>
          <w:szCs w:val="24"/>
          <w:rtl w:val="0"/>
        </w:rPr>
        <w:t xml:space="preserve">Adjustable text and display settings</w:t>
      </w:r>
      <w:r w:rsidDel="00000000" w:rsidR="00000000" w:rsidRPr="00000000">
        <w:rPr>
          <w:rtl w:val="0"/>
        </w:rPr>
      </w:r>
    </w:p>
    <w:p w:rsidR="00000000" w:rsidDel="00000000" w:rsidP="00000000" w:rsidRDefault="00000000" w:rsidRPr="00000000" w14:paraId="000000E1">
      <w:pPr>
        <w:numPr>
          <w:ilvl w:val="1"/>
          <w:numId w:val="3"/>
        </w:numPr>
        <w:spacing w:line="480" w:lineRule="auto"/>
        <w:ind w:left="1440" w:hanging="360"/>
        <w:jc w:val="both"/>
        <w:rPr>
          <w:sz w:val="24"/>
          <w:szCs w:val="24"/>
        </w:rPr>
      </w:pPr>
      <w:r w:rsidDel="00000000" w:rsidR="00000000" w:rsidRPr="00000000">
        <w:rPr>
          <w:sz w:val="24"/>
          <w:szCs w:val="24"/>
          <w:rtl w:val="0"/>
        </w:rPr>
        <w:t xml:space="preserve">Accessibility and assistive features</w:t>
      </w:r>
      <w:r w:rsidDel="00000000" w:rsidR="00000000" w:rsidRPr="00000000">
        <w:rPr>
          <w:rtl w:val="0"/>
        </w:rPr>
      </w:r>
    </w:p>
    <w:p w:rsidR="00000000" w:rsidDel="00000000" w:rsidP="00000000" w:rsidRDefault="00000000" w:rsidRPr="00000000" w14:paraId="000000E2">
      <w:pPr>
        <w:spacing w:line="480" w:lineRule="auto"/>
        <w:jc w:val="both"/>
        <w:rPr>
          <w:sz w:val="24"/>
          <w:szCs w:val="24"/>
        </w:rPr>
      </w:pPr>
      <w:r w:rsidDel="00000000" w:rsidR="00000000" w:rsidRPr="00000000">
        <w:rPr>
          <w:rtl w:val="0"/>
        </w:rPr>
      </w:r>
    </w:p>
    <w:p w:rsidR="00000000" w:rsidDel="00000000" w:rsidP="00000000" w:rsidRDefault="00000000" w:rsidRPr="00000000" w14:paraId="000000E3">
      <w:pPr>
        <w:spacing w:line="480" w:lineRule="auto"/>
        <w:ind w:firstLine="720"/>
        <w:jc w:val="both"/>
        <w:rPr>
          <w:b w:val="1"/>
          <w:bCs w:val="1"/>
          <w:sz w:val="24"/>
          <w:szCs w:val="24"/>
        </w:rPr>
      </w:pPr>
      <w:sdt>
        <w:sdtPr>
          <w:id w:val="-135579959"/>
          <w:tag w:val="goog_rdk_22"/>
        </w:sdtPr>
        <w:sdtContent>
          <w:commentRangeStart w:id="13"/>
        </w:sdtContent>
      </w:sdt>
      <w:r w:rsidDel="00000000" w:rsidR="00000000" w:rsidRPr="00000000">
        <w:rPr>
          <w:b w:val="1"/>
          <w:bCs w:val="1"/>
          <w:sz w:val="24"/>
          <w:szCs w:val="24"/>
          <w:rtl w:val="0"/>
        </w:rPr>
        <w:t xml:space="preserve">Evaluation and Study </w:t>
      </w:r>
      <w:sdt>
        <w:sdtPr>
          <w:id w:val="-183654810"/>
          <w:tag w:val="goog_rdk_23"/>
        </w:sdtPr>
        <w:sdtContent>
          <w:commentRangeStart w:id="14"/>
        </w:sdtContent>
      </w:sdt>
      <w:r w:rsidDel="00000000" w:rsidR="00000000" w:rsidRPr="00000000">
        <w:rPr>
          <w:b w:val="1"/>
          <w:bCs w:val="1"/>
          <w:sz w:val="24"/>
          <w:szCs w:val="24"/>
          <w:rtl w:val="0"/>
        </w:rPr>
        <w:t xml:space="preserve">Coverage</w:t>
      </w:r>
      <w:commentRangeEnd w:id="14"/>
      <w:r w:rsidDel="00000000" w:rsidR="00000000" w:rsidRPr="00000000">
        <w:commentReference w:id="14"/>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E4">
      <w:pPr>
        <w:spacing w:line="480" w:lineRule="auto"/>
        <w:ind w:firstLine="720"/>
        <w:jc w:val="both"/>
        <w:rPr>
          <w:sz w:val="24"/>
          <w:szCs w:val="24"/>
        </w:rPr>
      </w:pPr>
      <w:r w:rsidDel="00000000" w:rsidR="00000000" w:rsidRPr="00000000">
        <w:rPr>
          <w:sz w:val="24"/>
          <w:szCs w:val="24"/>
          <w:rtl w:val="0"/>
        </w:rPr>
        <w:t xml:space="preserve">The study includes functional testing and software quality evaluation based on applicable ISO/IEC 25010 characteristics. The evaluation covers functional suitability, usability, performance efficiency, and reliability. Functional suitability is assessed in terms of functional completeness, functional correctness, and functional appropriateness. Usability considers the ease with which intended users can understand, learn, operate, and interact with the system, including accessibility and user interface considerations. Performance efficiency covers time behaviour, resource utilization, and capacity, while reliability considers system maturity, availability, fault tolerance, and recoverability.</w:t>
      </w:r>
    </w:p>
    <w:p w:rsidR="00000000" w:rsidDel="00000000" w:rsidP="00000000" w:rsidRDefault="00000000" w:rsidRPr="00000000" w14:paraId="000000E5">
      <w:pPr>
        <w:spacing w:line="480" w:lineRule="auto"/>
        <w:ind w:firstLine="720"/>
        <w:jc w:val="both"/>
        <w:rPr>
          <w:sz w:val="24"/>
          <w:szCs w:val="24"/>
        </w:rPr>
      </w:pPr>
      <w:r w:rsidDel="00000000" w:rsidR="00000000" w:rsidRPr="00000000">
        <w:rPr>
          <w:sz w:val="24"/>
          <w:szCs w:val="24"/>
          <w:rtl w:val="0"/>
        </w:rPr>
        <w:t xml:space="preserve">IT experts primarily assess the technical and functional characteristics of the developed system, while intended end users, including applicants, FIRA staff, and employers or principals, assess usability, accessibility, ease of use, and the appropriateness of the system for recruitment-related activities. The candidate-job matching component is also assessed based on its generated similarity scores and candidate rankings to determine its usefulness as decision-support information. Data gathering, system development, and evaluation are conducted within the local agency operation of FIRA in the Philippines during Academic Years 2025–2026 to 2026–2027.</w:t>
      </w:r>
    </w:p>
    <w:p w:rsidR="00000000" w:rsidDel="00000000" w:rsidP="00000000" w:rsidRDefault="00000000" w:rsidRPr="00000000" w14:paraId="000000E6">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E7">
      <w:pPr>
        <w:spacing w:line="480" w:lineRule="auto"/>
        <w:ind w:firstLine="720"/>
        <w:jc w:val="both"/>
        <w:rPr>
          <w:b w:val="1"/>
          <w:bCs w:val="1"/>
          <w:sz w:val="24"/>
          <w:szCs w:val="24"/>
        </w:rPr>
      </w:pPr>
      <w:r w:rsidDel="00000000" w:rsidR="00000000" w:rsidRPr="00000000">
        <w:rPr>
          <w:b w:val="1"/>
          <w:bCs w:val="1"/>
          <w:sz w:val="24"/>
          <w:szCs w:val="24"/>
          <w:rtl w:val="0"/>
        </w:rPr>
        <w:t xml:space="preserve">Limitations</w:t>
      </w:r>
    </w:p>
    <w:p w:rsidR="00000000" w:rsidDel="00000000" w:rsidP="00000000" w:rsidRDefault="00000000" w:rsidRPr="00000000" w14:paraId="000000E8">
      <w:pPr>
        <w:spacing w:line="480" w:lineRule="auto"/>
        <w:ind w:firstLine="720"/>
        <w:jc w:val="both"/>
        <w:rPr>
          <w:sz w:val="24"/>
          <w:szCs w:val="24"/>
        </w:rPr>
      </w:pPr>
      <w:sdt>
        <w:sdtPr>
          <w:id w:val="2122527511"/>
          <w:tag w:val="goog_rdk_24"/>
        </w:sdtPr>
        <w:sdtContent>
          <w:commentRangeStart w:id="15"/>
        </w:sdtContent>
      </w:sdt>
      <w:r w:rsidDel="00000000" w:rsidR="00000000" w:rsidRPr="00000000">
        <w:rPr>
          <w:sz w:val="24"/>
          <w:szCs w:val="24"/>
          <w:rtl w:val="0"/>
        </w:rPr>
        <w:t xml:space="preserve">The study is limited to the recruitment operations and requirements identified within the local agency operation of FIRA and the user groups included in the study. The proposed platform supports the recruitment activities of applicants, FIRA staff, and employers or principals, but it does not attempt to automate the entire recruitment decision-making process. Human users remain responsible for reviewing applicants and making final recruitment decisions.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E9">
      <w:pPr>
        <w:spacing w:line="480" w:lineRule="auto"/>
        <w:ind w:firstLine="720"/>
        <w:jc w:val="both"/>
        <w:rPr>
          <w:sz w:val="24"/>
          <w:szCs w:val="24"/>
        </w:rPr>
      </w:pPr>
      <w:r w:rsidDel="00000000" w:rsidR="00000000" w:rsidRPr="00000000">
        <w:rPr>
          <w:sz w:val="24"/>
          <w:szCs w:val="24"/>
          <w:rtl w:val="0"/>
        </w:rPr>
        <w:t xml:space="preserve">The SBERT-based matching component is limited to the textual information available from applicant profiles, resumes, job descriptions, skills, and qualification requirements. Because of this, factors such as interview performance, interpersonal abilities, personality, work attitude, and other competencies that are not sufficiently represented in the available text may not be fully reflected in the generated match scores and rankings.</w:t>
      </w:r>
    </w:p>
    <w:p w:rsidR="00000000" w:rsidDel="00000000" w:rsidP="00000000" w:rsidRDefault="00000000" w:rsidRPr="00000000" w14:paraId="000000EA">
      <w:pPr>
        <w:spacing w:line="480" w:lineRule="auto"/>
        <w:ind w:firstLine="720"/>
        <w:jc w:val="both"/>
        <w:rPr>
          <w:sz w:val="24"/>
          <w:szCs w:val="24"/>
        </w:rPr>
      </w:pPr>
      <w:r w:rsidDel="00000000" w:rsidR="00000000" w:rsidRPr="00000000">
        <w:rPr>
          <w:sz w:val="24"/>
          <w:szCs w:val="24"/>
          <w:rtl w:val="0"/>
        </w:rPr>
        <w:t xml:space="preserve">The matching results are also dependent on the selected SBERT model, the preprocessing approach, and the information provided to the system. Different models, datasets, preprocessing techniques, or similarity approaches may produce different results. Therefore, the findings of the matching component are limited to the approach and implementation used in this study.</w:t>
      </w:r>
    </w:p>
    <w:p w:rsidR="00000000" w:rsidDel="00000000" w:rsidP="00000000" w:rsidRDefault="00000000" w:rsidRPr="00000000" w14:paraId="000000EB">
      <w:pPr>
        <w:spacing w:line="480" w:lineRule="auto"/>
        <w:ind w:firstLine="720"/>
        <w:jc w:val="both"/>
        <w:rPr>
          <w:sz w:val="24"/>
          <w:szCs w:val="24"/>
        </w:rPr>
      </w:pPr>
      <w:r w:rsidDel="00000000" w:rsidR="00000000" w:rsidRPr="00000000">
        <w:rPr>
          <w:sz w:val="24"/>
          <w:szCs w:val="24"/>
          <w:rtl w:val="0"/>
        </w:rPr>
        <w:t xml:space="preserve">The study also does not include direct integration with external job boards, payroll systems, visa processing systems, or other enterprise platforms outside the defined recruitment workflow. In addition, factors such as internet connectivity, server resources, and users' devices may affect actual system performance during use and are outside the direct control of the researchers.</w:t>
      </w:r>
    </w:p>
    <w:p w:rsidR="00000000" w:rsidDel="00000000" w:rsidP="00000000" w:rsidRDefault="00000000" w:rsidRPr="00000000" w14:paraId="000000EC">
      <w:pPr>
        <w:spacing w:line="480" w:lineRule="auto"/>
        <w:ind w:firstLine="72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ED">
      <w:pPr>
        <w:spacing w:line="480" w:lineRule="auto"/>
        <w:ind w:firstLine="720"/>
        <w:jc w:val="both"/>
        <w:rPr>
          <w:sz w:val="24"/>
          <w:szCs w:val="24"/>
        </w:rPr>
      </w:pPr>
      <w:sdt>
        <w:sdtPr>
          <w:id w:val="-1649913893"/>
          <w:tag w:val="goog_rdk_26"/>
        </w:sdtPr>
        <w:sdtContent>
          <w:ins w:author="ERA MARIE GANNABAN" w:id="3" w:date="2026-09-09T05:20:29Z">
            <w:r w:rsidDel="00000000" w:rsidR="00000000" w:rsidRPr="00000000">
              <w:rPr>
                <w:sz w:val="24"/>
                <w:szCs w:val="24"/>
                <w:rtl w:val="0"/>
              </w:rPr>
              <w:t xml:space="preserve">Missing operational definition of terms </w:t>
            </w:r>
          </w:ins>
        </w:sdtContent>
      </w:sdt>
      <w:r w:rsidDel="00000000" w:rsidR="00000000" w:rsidRPr="00000000">
        <w:rPr>
          <w:rtl w:val="0"/>
        </w:rPr>
      </w:r>
    </w:p>
    <w:p w:rsidR="00000000" w:rsidDel="00000000" w:rsidP="00000000" w:rsidRDefault="00000000" w:rsidRPr="00000000" w14:paraId="000000EE">
      <w:pPr>
        <w:widowControl w:val="0"/>
        <w:spacing w:line="36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RA MARIE GANNABAN" w:id="5" w:date="2026-09-09T05:14:32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problem above</w:t>
      </w:r>
    </w:p>
  </w:comment>
  <w:comment w:author="ERA MARIE GANNABAN" w:id="10" w:date="2026-09-09T05:18:26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not match in specific objectives</w:t>
      </w:r>
    </w:p>
  </w:comment>
  <w:comment w:author="ERA MARIE GANNABAN" w:id="12" w:date="2026-09-09T05:18:26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not match in specific objectives</w:t>
      </w:r>
    </w:p>
  </w:comment>
  <w:comment w:author="ERA MARIE GANNABAN" w:id="11" w:date="2026-09-09T05:17:56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and limitation must be in paragraph format</w:t>
      </w:r>
    </w:p>
  </w:comment>
  <w:comment w:author="ERA MARIE GANNABAN" w:id="6" w:date="2026-09-09T05:14:59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given format</w:t>
      </w:r>
    </w:p>
  </w:comment>
  <w:comment w:author="ERA MARIE GANNABAN" w:id="13" w:date="2026-09-09T05:18:47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w:t>
      </w:r>
    </w:p>
  </w:comment>
  <w:comment w:author="ERA MARIE GANNABAN" w:id="0" w:date="2026-09-09T05:10:57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rephrase sentence structure to avoid using 3rd persons such as they, their, we, us</w:t>
      </w:r>
    </w:p>
  </w:comment>
  <w:comment w:author="ERA MARIE GANNABAN" w:id="7" w:date="2026-09-09T05:15:30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must be system features - match or align these to the identified problems above</w:t>
      </w:r>
    </w:p>
  </w:comment>
  <w:comment w:author="ERA MARIE GANNABAN" w:id="14" w:date="2026-09-09T05:19:25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including research local, include only stakeholders involved</w:t>
      </w:r>
    </w:p>
  </w:comment>
  <w:comment w:author="ERA MARIE GANNABAN" w:id="1" w:date="2026-09-09T05:11:44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unclear</w:t>
      </w:r>
    </w:p>
  </w:comment>
  <w:comment w:author="ERA MARIE GANNABAN" w:id="2" w:date="2026-09-18T03:04:33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leads to skills mismatch or misalignment.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that job matching application system will help to match applicants skills and qualifications to their applied job</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of Fira: Recruitment and Applicant Management System utilizing SBert-Based applicant job matching for Fil International recruitment agency</w:t>
      </w:r>
    </w:p>
  </w:comment>
  <w:comment w:author="ERA MARIE GANNABAN" w:id="15" w:date="2026-09-09T05:20:18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limited to the design and development based on the system features following the recruitment operations and requirements of the company.</w:t>
      </w:r>
    </w:p>
  </w:comment>
  <w:comment w:author="ERA MARIE GANNABAN" w:id="8" w:date="2026-09-09T05:16:12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tools used to develop</w:t>
      </w:r>
    </w:p>
  </w:comment>
  <w:comment w:author="ERA MARIE GANNABAN" w:id="3" w:date="2026-09-09T05:12:59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problems that needs to be addressed</w:t>
      </w:r>
    </w:p>
  </w:comment>
  <w:comment w:author="ERA MARIE GANNABAN" w:id="9" w:date="2026-09-09T05:16:39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follow the given format</w:t>
      </w:r>
    </w:p>
  </w:comment>
  <w:comment w:author="ERA MARIE GANNABAN" w:id="4" w:date="2026-09-09T05:13:28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fragmented sentence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F" w15:done="0"/>
  <w15:commentEx w15:paraId="000000F0" w15:done="0"/>
  <w15:commentEx w15:paraId="000000F1" w15:done="0"/>
  <w15:commentEx w15:paraId="000000F2" w15:done="0"/>
  <w15:commentEx w15:paraId="000000F3" w15:done="0"/>
  <w15:commentEx w15:paraId="000000F4" w15:done="0"/>
  <w15:commentEx w15:paraId="000000F5" w15:done="0"/>
  <w15:commentEx w15:paraId="000000F6" w15:done="0"/>
  <w15:commentEx w15:paraId="000000F7" w15:done="0"/>
  <w15:commentEx w15:paraId="000000F8" w15:done="0"/>
  <w15:commentEx w15:paraId="000000FE" w15:done="0"/>
  <w15:commentEx w15:paraId="000000FF" w15:done="0"/>
  <w15:commentEx w15:paraId="00000100" w15:done="0"/>
  <w15:commentEx w15:paraId="00000101" w15:done="0"/>
  <w15:commentEx w15:paraId="00000102" w15:done="0"/>
  <w15:commentEx w15:paraId="0000010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N/fVqSGDDTj3kTyMwKs1tYKBQ==">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